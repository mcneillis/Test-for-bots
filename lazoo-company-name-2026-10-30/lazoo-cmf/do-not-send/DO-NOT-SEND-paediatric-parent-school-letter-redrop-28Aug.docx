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509A8" w14:textId="3BEB0472" w:rsidR="0091373E" w:rsidRPr="000B644E" w:rsidRDefault="00941DEC" w:rsidP="00941DEC">
      <w:pPr>
        <w:jc w:val="center"/>
        <w:rPr>
          <w:rFonts w:ascii="Univers" w:hAnsi="Univers"/>
          <w:b/>
          <w:bCs/>
          <w:lang w:val="en-US"/>
          <w:rPrChange w:id="0" w:author="Sara McNeillis" w:date="2021-06-18T16:00:00Z">
            <w:rPr>
              <w:b/>
              <w:bCs/>
              <w:sz w:val="24"/>
              <w:szCs w:val="24"/>
              <w:lang w:val="en-US"/>
            </w:rPr>
          </w:rPrChange>
        </w:rPr>
      </w:pPr>
      <w:r w:rsidRPr="000B644E">
        <w:rPr>
          <w:rFonts w:ascii="Univers" w:hAnsi="Univers"/>
          <w:b/>
          <w:bCs/>
          <w:lang w:val="en-US"/>
          <w:rPrChange w:id="1" w:author="Sara McNeillis" w:date="2021-06-18T16:00:00Z">
            <w:rPr>
              <w:b/>
              <w:bCs/>
              <w:sz w:val="24"/>
              <w:szCs w:val="24"/>
              <w:lang w:val="en-US"/>
            </w:rPr>
          </w:rPrChange>
        </w:rPr>
        <w:t>Mobile application electronic sleep diary trial</w:t>
      </w:r>
    </w:p>
    <w:p w14:paraId="421665E0" w14:textId="704F21C2" w:rsidR="00941DEC" w:rsidRPr="000B644E" w:rsidRDefault="00941DEC" w:rsidP="00941DEC">
      <w:pPr>
        <w:rPr>
          <w:rFonts w:ascii="Univers" w:hAnsi="Univers"/>
          <w:lang w:val="en-US"/>
          <w:rPrChange w:id="2" w:author="Sara McNeillis" w:date="2021-06-18T16:00:00Z">
            <w:rPr>
              <w:sz w:val="24"/>
              <w:szCs w:val="24"/>
              <w:lang w:val="en-US"/>
            </w:rPr>
          </w:rPrChange>
        </w:rPr>
      </w:pPr>
    </w:p>
    <w:p w14:paraId="26CEF216" w14:textId="372EBFA0" w:rsidR="00941DEC" w:rsidRPr="000B644E" w:rsidRDefault="00941DEC" w:rsidP="00941DEC">
      <w:pPr>
        <w:rPr>
          <w:rFonts w:ascii="Univers" w:hAnsi="Univers"/>
          <w:lang w:val="en-US"/>
          <w:rPrChange w:id="3" w:author="Sara McNeillis" w:date="2021-06-18T16:00:00Z">
            <w:rPr>
              <w:sz w:val="24"/>
              <w:szCs w:val="24"/>
              <w:lang w:val="en-US"/>
            </w:rPr>
          </w:rPrChange>
        </w:rPr>
      </w:pPr>
      <w:r w:rsidRPr="000B644E">
        <w:rPr>
          <w:rFonts w:ascii="Univers" w:hAnsi="Univers"/>
          <w:lang w:val="en-US"/>
          <w:rPrChange w:id="4" w:author="Sara McNeillis" w:date="2021-06-18T16:00:00Z">
            <w:rPr>
              <w:sz w:val="24"/>
              <w:szCs w:val="24"/>
              <w:lang w:val="en-US"/>
            </w:rPr>
          </w:rPrChange>
        </w:rPr>
        <w:t>The mobile sleep and lifestyle diary application (Sleep APP) has been developed to assess the sleep patterns of the user and lifestyle factors which affect sleep. The diary is usually completed over two weeks. It has been developed by experts working in the field of sleep. The data collection also follows the American Association of Sleep Medicine guidelines to assess circadian rhythm disturbances. This mobile application can be used in conjunction with Actigraphy (light and activity monitoring)</w:t>
      </w:r>
      <w:r w:rsidR="004776AD" w:rsidRPr="000B644E">
        <w:rPr>
          <w:rFonts w:ascii="Univers" w:hAnsi="Univers"/>
          <w:lang w:val="en-US"/>
          <w:rPrChange w:id="5" w:author="Sara McNeillis" w:date="2021-06-18T16:00:00Z">
            <w:rPr>
              <w:sz w:val="24"/>
              <w:szCs w:val="24"/>
              <w:lang w:val="en-US"/>
            </w:rPr>
          </w:rPrChange>
        </w:rPr>
        <w:t>.</w:t>
      </w:r>
    </w:p>
    <w:p w14:paraId="1374D5DA" w14:textId="5D93E3EC" w:rsidR="00FF5E25" w:rsidRPr="000B644E" w:rsidRDefault="00941DEC" w:rsidP="00941DEC">
      <w:pPr>
        <w:rPr>
          <w:rFonts w:ascii="Univers" w:hAnsi="Univers"/>
          <w:lang w:val="en-US"/>
          <w:rPrChange w:id="6" w:author="Sara McNeillis" w:date="2021-06-18T16:00:00Z">
            <w:rPr>
              <w:sz w:val="24"/>
              <w:szCs w:val="24"/>
              <w:lang w:val="en-US"/>
            </w:rPr>
          </w:rPrChange>
        </w:rPr>
      </w:pPr>
      <w:r w:rsidRPr="000B644E">
        <w:rPr>
          <w:rFonts w:ascii="Univers" w:hAnsi="Univers"/>
          <w:lang w:val="en-US"/>
          <w:rPrChange w:id="7" w:author="Sara McNeillis" w:date="2021-06-18T16:00:00Z">
            <w:rPr>
              <w:sz w:val="24"/>
              <w:szCs w:val="24"/>
              <w:lang w:val="en-US"/>
            </w:rPr>
          </w:rPrChange>
        </w:rPr>
        <w:t xml:space="preserve">Your son/daughter has been selected to test the Sleep APP in real time. Testing will be conducted over a period of one to two weeks. </w:t>
      </w:r>
      <w:r w:rsidR="00761999" w:rsidRPr="000B644E">
        <w:rPr>
          <w:rFonts w:ascii="Univers" w:hAnsi="Univers"/>
          <w:lang w:val="en-US"/>
          <w:rPrChange w:id="8" w:author="Sara McNeillis" w:date="2021-06-18T16:00:00Z">
            <w:rPr>
              <w:sz w:val="24"/>
              <w:szCs w:val="24"/>
              <w:lang w:val="en-US"/>
            </w:rPr>
          </w:rPrChange>
        </w:rPr>
        <w:t>Following this period</w:t>
      </w:r>
      <w:r w:rsidR="008B7C7E" w:rsidRPr="000B644E">
        <w:rPr>
          <w:rFonts w:ascii="Univers" w:hAnsi="Univers"/>
          <w:lang w:val="en-US"/>
          <w:rPrChange w:id="9" w:author="Sara McNeillis" w:date="2021-06-18T16:00:00Z">
            <w:rPr>
              <w:sz w:val="24"/>
              <w:szCs w:val="24"/>
              <w:lang w:val="en-US"/>
            </w:rPr>
          </w:rPrChange>
        </w:rPr>
        <w:t>,</w:t>
      </w:r>
      <w:r w:rsidR="00761999" w:rsidRPr="000B644E">
        <w:rPr>
          <w:rFonts w:ascii="Univers" w:hAnsi="Univers"/>
          <w:lang w:val="en-US"/>
          <w:rPrChange w:id="10" w:author="Sara McNeillis" w:date="2021-06-18T16:00:00Z">
            <w:rPr>
              <w:sz w:val="24"/>
              <w:szCs w:val="24"/>
              <w:lang w:val="en-US"/>
            </w:rPr>
          </w:rPrChange>
        </w:rPr>
        <w:t xml:space="preserve"> a report will be generated </w:t>
      </w:r>
      <w:r w:rsidR="00AE1CA8" w:rsidRPr="000B644E">
        <w:rPr>
          <w:rFonts w:ascii="Univers" w:hAnsi="Univers"/>
          <w:lang w:val="en-US"/>
          <w:rPrChange w:id="11" w:author="Sara McNeillis" w:date="2021-06-18T16:00:00Z">
            <w:rPr>
              <w:sz w:val="24"/>
              <w:szCs w:val="24"/>
              <w:lang w:val="en-US"/>
            </w:rPr>
          </w:rPrChange>
        </w:rPr>
        <w:t>to summarise your son/daughters sleep pattern and any lifestyle factors which may affect his/her sleep.</w:t>
      </w:r>
    </w:p>
    <w:p w14:paraId="6C6EE0C4" w14:textId="77777777" w:rsidR="00FF5E25" w:rsidRPr="000B644E" w:rsidRDefault="00FF5E25" w:rsidP="00941DEC">
      <w:pPr>
        <w:rPr>
          <w:rFonts w:ascii="Univers" w:hAnsi="Univers"/>
          <w:b/>
          <w:bCs/>
          <w:i/>
          <w:iCs/>
          <w:lang w:val="en-US"/>
          <w:rPrChange w:id="12" w:author="Sara McNeillis" w:date="2021-06-18T16:00:00Z">
            <w:rPr>
              <w:b/>
              <w:bCs/>
              <w:i/>
              <w:iCs/>
              <w:sz w:val="24"/>
              <w:szCs w:val="24"/>
              <w:lang w:val="en-US"/>
            </w:rPr>
          </w:rPrChange>
        </w:rPr>
      </w:pPr>
      <w:r w:rsidRPr="000B644E">
        <w:rPr>
          <w:rFonts w:ascii="Univers" w:hAnsi="Univers"/>
          <w:b/>
          <w:bCs/>
          <w:i/>
          <w:iCs/>
          <w:lang w:val="en-US"/>
          <w:rPrChange w:id="13" w:author="Sara McNeillis" w:date="2021-06-18T16:00:00Z">
            <w:rPr>
              <w:b/>
              <w:bCs/>
              <w:i/>
              <w:iCs/>
              <w:sz w:val="24"/>
              <w:szCs w:val="24"/>
              <w:lang w:val="en-US"/>
            </w:rPr>
          </w:rPrChange>
        </w:rPr>
        <w:t>Why is it important to measure my child’s sleep?</w:t>
      </w:r>
    </w:p>
    <w:p w14:paraId="4EABE3A8" w14:textId="177A237C" w:rsidR="00941DEC" w:rsidRPr="000B644E" w:rsidRDefault="00097EF4" w:rsidP="00941DEC">
      <w:pPr>
        <w:rPr>
          <w:rFonts w:ascii="Univers" w:hAnsi="Univers"/>
          <w:lang w:val="en-US"/>
          <w:rPrChange w:id="14" w:author="Sara McNeillis" w:date="2021-06-18T16:00:00Z">
            <w:rPr>
              <w:sz w:val="24"/>
              <w:szCs w:val="24"/>
              <w:lang w:val="en-US"/>
            </w:rPr>
          </w:rPrChange>
        </w:rPr>
      </w:pPr>
      <w:r w:rsidRPr="000B644E">
        <w:rPr>
          <w:rFonts w:ascii="Univers" w:hAnsi="Univers"/>
          <w:lang w:val="en-US"/>
          <w:rPrChange w:id="15" w:author="Sara McNeillis" w:date="2021-06-18T16:00:00Z">
            <w:rPr>
              <w:sz w:val="24"/>
              <w:szCs w:val="24"/>
              <w:lang w:val="en-US"/>
            </w:rPr>
          </w:rPrChange>
        </w:rPr>
        <w:t xml:space="preserve">Current research in the field </w:t>
      </w:r>
      <w:r w:rsidR="00BE3139" w:rsidRPr="000B644E">
        <w:rPr>
          <w:rFonts w:ascii="Univers" w:hAnsi="Univers"/>
          <w:lang w:val="en-US"/>
          <w:rPrChange w:id="16" w:author="Sara McNeillis" w:date="2021-06-18T16:00:00Z">
            <w:rPr>
              <w:sz w:val="24"/>
              <w:szCs w:val="24"/>
              <w:lang w:val="en-US"/>
            </w:rPr>
          </w:rPrChange>
        </w:rPr>
        <w:t>shows that sleep is important for many biological functions</w:t>
      </w:r>
      <w:r w:rsidR="008B7C7E" w:rsidRPr="000B644E">
        <w:rPr>
          <w:rFonts w:ascii="Univers" w:hAnsi="Univers"/>
          <w:lang w:val="en-US"/>
          <w:rPrChange w:id="17" w:author="Sara McNeillis" w:date="2021-06-18T16:00:00Z">
            <w:rPr>
              <w:sz w:val="24"/>
              <w:szCs w:val="24"/>
              <w:lang w:val="en-US"/>
            </w:rPr>
          </w:rPrChange>
        </w:rPr>
        <w:t>,</w:t>
      </w:r>
      <w:r w:rsidR="00BE3139" w:rsidRPr="000B644E">
        <w:rPr>
          <w:rFonts w:ascii="Univers" w:hAnsi="Univers"/>
          <w:lang w:val="en-US"/>
          <w:rPrChange w:id="18" w:author="Sara McNeillis" w:date="2021-06-18T16:00:00Z">
            <w:rPr>
              <w:sz w:val="24"/>
              <w:szCs w:val="24"/>
              <w:lang w:val="en-US"/>
            </w:rPr>
          </w:rPrChange>
        </w:rPr>
        <w:t xml:space="preserve"> especially in the developing brain. </w:t>
      </w:r>
      <w:r w:rsidR="00BF7F80" w:rsidRPr="000B644E">
        <w:rPr>
          <w:rFonts w:ascii="Univers" w:hAnsi="Univers"/>
          <w:lang w:val="en-US"/>
          <w:rPrChange w:id="19" w:author="Sara McNeillis" w:date="2021-06-18T16:00:00Z">
            <w:rPr>
              <w:sz w:val="24"/>
              <w:szCs w:val="24"/>
              <w:lang w:val="en-US"/>
            </w:rPr>
          </w:rPrChange>
        </w:rPr>
        <w:t xml:space="preserve">The common </w:t>
      </w:r>
      <w:r w:rsidR="00BF0942" w:rsidRPr="000B644E">
        <w:rPr>
          <w:rFonts w:ascii="Univers" w:hAnsi="Univers"/>
          <w:lang w:val="en-US"/>
          <w:rPrChange w:id="20" w:author="Sara McNeillis" w:date="2021-06-18T16:00:00Z">
            <w:rPr>
              <w:sz w:val="24"/>
              <w:szCs w:val="24"/>
              <w:lang w:val="en-US"/>
            </w:rPr>
          </w:rPrChange>
        </w:rPr>
        <w:t>factors that are affected by sleep are memory and behaviour in children and adolescents. Long-term health risks of sleep loss are known</w:t>
      </w:r>
      <w:r w:rsidR="00BE6F38" w:rsidRPr="000B644E">
        <w:rPr>
          <w:rFonts w:ascii="Univers" w:hAnsi="Univers"/>
          <w:lang w:val="en-US"/>
          <w:rPrChange w:id="21" w:author="Sara McNeillis" w:date="2021-06-18T16:00:00Z">
            <w:rPr>
              <w:sz w:val="24"/>
              <w:szCs w:val="24"/>
              <w:lang w:val="en-US"/>
            </w:rPr>
          </w:rPrChange>
        </w:rPr>
        <w:t>. Sleep loss has bee</w:t>
      </w:r>
      <w:r w:rsidR="004776AD" w:rsidRPr="000B644E">
        <w:rPr>
          <w:rFonts w:ascii="Univers" w:hAnsi="Univers"/>
          <w:lang w:val="en-US"/>
          <w:rPrChange w:id="22" w:author="Sara McNeillis" w:date="2021-06-18T16:00:00Z">
            <w:rPr>
              <w:sz w:val="24"/>
              <w:szCs w:val="24"/>
              <w:lang w:val="en-US"/>
            </w:rPr>
          </w:rPrChange>
        </w:rPr>
        <w:t>n</w:t>
      </w:r>
      <w:r w:rsidR="00BE6F38" w:rsidRPr="000B644E">
        <w:rPr>
          <w:rFonts w:ascii="Univers" w:hAnsi="Univers"/>
          <w:lang w:val="en-US"/>
          <w:rPrChange w:id="23" w:author="Sara McNeillis" w:date="2021-06-18T16:00:00Z">
            <w:rPr>
              <w:sz w:val="24"/>
              <w:szCs w:val="24"/>
              <w:lang w:val="en-US"/>
            </w:rPr>
          </w:rPrChange>
        </w:rPr>
        <w:t xml:space="preserve"> linked to </w:t>
      </w:r>
      <w:r w:rsidR="00E00829" w:rsidRPr="000B644E">
        <w:rPr>
          <w:rFonts w:ascii="Univers" w:hAnsi="Univers"/>
          <w:lang w:val="en-US"/>
          <w:rPrChange w:id="24" w:author="Sara McNeillis" w:date="2021-06-18T16:00:00Z">
            <w:rPr>
              <w:sz w:val="24"/>
              <w:szCs w:val="24"/>
              <w:lang w:val="en-US"/>
            </w:rPr>
          </w:rPrChange>
        </w:rPr>
        <w:t>the early development of diabetes, high blood pressure and dementias.</w:t>
      </w:r>
      <w:r w:rsidR="0052668E" w:rsidRPr="000B644E">
        <w:rPr>
          <w:rFonts w:ascii="Univers" w:hAnsi="Univers"/>
          <w:lang w:val="en-US"/>
          <w:rPrChange w:id="25" w:author="Sara McNeillis" w:date="2021-06-18T16:00:00Z">
            <w:rPr>
              <w:sz w:val="24"/>
              <w:szCs w:val="24"/>
              <w:lang w:val="en-US"/>
            </w:rPr>
          </w:rPrChange>
        </w:rPr>
        <w:t xml:space="preserve"> Poor </w:t>
      </w:r>
      <w:proofErr w:type="gramStart"/>
      <w:r w:rsidR="0052668E" w:rsidRPr="000B644E">
        <w:rPr>
          <w:rFonts w:ascii="Univers" w:hAnsi="Univers"/>
          <w:lang w:val="en-US"/>
          <w:rPrChange w:id="26" w:author="Sara McNeillis" w:date="2021-06-18T16:00:00Z">
            <w:rPr>
              <w:sz w:val="24"/>
              <w:szCs w:val="24"/>
              <w:lang w:val="en-US"/>
            </w:rPr>
          </w:rPrChange>
        </w:rPr>
        <w:t>sleep</w:t>
      </w:r>
      <w:r w:rsidR="008B7C7E" w:rsidRPr="000B644E">
        <w:rPr>
          <w:rFonts w:ascii="Univers" w:hAnsi="Univers"/>
          <w:lang w:val="en-US"/>
          <w:rPrChange w:id="27" w:author="Sara McNeillis" w:date="2021-06-18T16:00:00Z">
            <w:rPr>
              <w:sz w:val="24"/>
              <w:szCs w:val="24"/>
              <w:lang w:val="en-US"/>
            </w:rPr>
          </w:rPrChange>
        </w:rPr>
        <w:t xml:space="preserve"> </w:t>
      </w:r>
      <w:r w:rsidR="0052668E" w:rsidRPr="000B644E">
        <w:rPr>
          <w:rFonts w:ascii="Univers" w:hAnsi="Univers"/>
          <w:lang w:val="en-US"/>
          <w:rPrChange w:id="28" w:author="Sara McNeillis" w:date="2021-06-18T16:00:00Z">
            <w:rPr>
              <w:sz w:val="24"/>
              <w:szCs w:val="24"/>
              <w:lang w:val="en-US"/>
            </w:rPr>
          </w:rPrChange>
        </w:rPr>
        <w:t>in</w:t>
      </w:r>
      <w:proofErr w:type="gramEnd"/>
      <w:r w:rsidR="0052668E" w:rsidRPr="000B644E">
        <w:rPr>
          <w:rFonts w:ascii="Univers" w:hAnsi="Univers"/>
          <w:lang w:val="en-US"/>
          <w:rPrChange w:id="29" w:author="Sara McNeillis" w:date="2021-06-18T16:00:00Z">
            <w:rPr>
              <w:sz w:val="24"/>
              <w:szCs w:val="24"/>
              <w:lang w:val="en-US"/>
            </w:rPr>
          </w:rPrChange>
        </w:rPr>
        <w:t xml:space="preserve"> children </w:t>
      </w:r>
      <w:r w:rsidR="00AF5782" w:rsidRPr="000B644E">
        <w:rPr>
          <w:rFonts w:ascii="Univers" w:hAnsi="Univers"/>
          <w:lang w:val="en-US"/>
          <w:rPrChange w:id="30" w:author="Sara McNeillis" w:date="2021-06-18T16:00:00Z">
            <w:rPr>
              <w:sz w:val="24"/>
              <w:szCs w:val="24"/>
              <w:lang w:val="en-US"/>
            </w:rPr>
          </w:rPrChange>
        </w:rPr>
        <w:t xml:space="preserve">can lead to long-term sleep disruption as </w:t>
      </w:r>
      <w:r w:rsidR="008B7C7E" w:rsidRPr="000B644E">
        <w:rPr>
          <w:rFonts w:ascii="Univers" w:hAnsi="Univers"/>
          <w:lang w:val="en-US"/>
          <w:rPrChange w:id="31" w:author="Sara McNeillis" w:date="2021-06-18T16:00:00Z">
            <w:rPr>
              <w:sz w:val="24"/>
              <w:szCs w:val="24"/>
              <w:lang w:val="en-US"/>
            </w:rPr>
          </w:rPrChange>
        </w:rPr>
        <w:t xml:space="preserve">adults. </w:t>
      </w:r>
    </w:p>
    <w:p w14:paraId="5B809313" w14:textId="60C48112" w:rsidR="00E00829" w:rsidRPr="000B644E" w:rsidRDefault="001A7960" w:rsidP="00941DEC">
      <w:pPr>
        <w:rPr>
          <w:rFonts w:ascii="Univers" w:hAnsi="Univers"/>
          <w:b/>
          <w:bCs/>
          <w:lang w:val="en-US"/>
          <w:rPrChange w:id="32" w:author="Sara McNeillis" w:date="2021-06-18T16:00:00Z">
            <w:rPr>
              <w:b/>
              <w:bCs/>
              <w:sz w:val="24"/>
              <w:szCs w:val="24"/>
              <w:lang w:val="en-US"/>
            </w:rPr>
          </w:rPrChange>
        </w:rPr>
      </w:pPr>
      <w:r w:rsidRPr="000B644E">
        <w:rPr>
          <w:rFonts w:ascii="Univers" w:hAnsi="Univers"/>
          <w:b/>
          <w:bCs/>
          <w:i/>
          <w:iCs/>
          <w:lang w:val="en-US"/>
          <w:rPrChange w:id="33" w:author="Sara McNeillis" w:date="2021-06-18T16:00:00Z">
            <w:rPr>
              <w:b/>
              <w:bCs/>
              <w:i/>
              <w:iCs/>
              <w:sz w:val="24"/>
              <w:szCs w:val="24"/>
              <w:lang w:val="en-US"/>
            </w:rPr>
          </w:rPrChange>
        </w:rPr>
        <w:t>How will the sleep APP help my child to sleep better?</w:t>
      </w:r>
    </w:p>
    <w:p w14:paraId="6D9873DE" w14:textId="4E94D1B4" w:rsidR="001A7960" w:rsidRPr="000B644E" w:rsidRDefault="001A7960" w:rsidP="00941DEC">
      <w:pPr>
        <w:rPr>
          <w:rFonts w:ascii="Univers" w:hAnsi="Univers"/>
          <w:lang w:val="en-US"/>
          <w:rPrChange w:id="34" w:author="Sara McNeillis" w:date="2021-06-18T16:00:00Z">
            <w:rPr>
              <w:sz w:val="24"/>
              <w:szCs w:val="24"/>
              <w:lang w:val="en-US"/>
            </w:rPr>
          </w:rPrChange>
        </w:rPr>
      </w:pPr>
      <w:r w:rsidRPr="000B644E">
        <w:rPr>
          <w:rFonts w:ascii="Univers" w:hAnsi="Univers"/>
          <w:lang w:val="en-US"/>
          <w:rPrChange w:id="35" w:author="Sara McNeillis" w:date="2021-06-18T16:00:00Z">
            <w:rPr>
              <w:sz w:val="24"/>
              <w:szCs w:val="24"/>
              <w:lang w:val="en-US"/>
            </w:rPr>
          </w:rPrChange>
        </w:rPr>
        <w:t xml:space="preserve">We </w:t>
      </w:r>
      <w:r w:rsidR="005336D4" w:rsidRPr="000B644E">
        <w:rPr>
          <w:rFonts w:ascii="Univers" w:hAnsi="Univers"/>
          <w:lang w:val="en-US"/>
          <w:rPrChange w:id="36" w:author="Sara McNeillis" w:date="2021-06-18T16:00:00Z">
            <w:rPr>
              <w:sz w:val="24"/>
              <w:szCs w:val="24"/>
              <w:lang w:val="en-US"/>
            </w:rPr>
          </w:rPrChange>
        </w:rPr>
        <w:t xml:space="preserve">know that diagnosis of sleep is conducted poorly in the community. We also know which </w:t>
      </w:r>
      <w:r w:rsidR="000719AE" w:rsidRPr="000B644E">
        <w:rPr>
          <w:rFonts w:ascii="Univers" w:hAnsi="Univers"/>
          <w:lang w:val="en-US"/>
          <w:rPrChange w:id="37" w:author="Sara McNeillis" w:date="2021-06-18T16:00:00Z">
            <w:rPr>
              <w:sz w:val="24"/>
              <w:szCs w:val="24"/>
              <w:lang w:val="en-US"/>
            </w:rPr>
          </w:rPrChange>
        </w:rPr>
        <w:t xml:space="preserve">lifestyle </w:t>
      </w:r>
      <w:r w:rsidR="005336D4" w:rsidRPr="000B644E">
        <w:rPr>
          <w:rFonts w:ascii="Univers" w:hAnsi="Univers"/>
          <w:lang w:val="en-US"/>
          <w:rPrChange w:id="38" w:author="Sara McNeillis" w:date="2021-06-18T16:00:00Z">
            <w:rPr>
              <w:sz w:val="24"/>
              <w:szCs w:val="24"/>
              <w:lang w:val="en-US"/>
            </w:rPr>
          </w:rPrChange>
        </w:rPr>
        <w:t>factors affect sleep a</w:t>
      </w:r>
      <w:r w:rsidR="000719AE" w:rsidRPr="000B644E">
        <w:rPr>
          <w:rFonts w:ascii="Univers" w:hAnsi="Univers"/>
          <w:lang w:val="en-US"/>
          <w:rPrChange w:id="39" w:author="Sara McNeillis" w:date="2021-06-18T16:00:00Z">
            <w:rPr>
              <w:sz w:val="24"/>
              <w:szCs w:val="24"/>
              <w:lang w:val="en-US"/>
            </w:rPr>
          </w:rPrChange>
        </w:rPr>
        <w:t xml:space="preserve">nd vice versa. The Sleep APP will enable clinicians and schools to </w:t>
      </w:r>
      <w:r w:rsidR="00CB01BA" w:rsidRPr="000B644E">
        <w:rPr>
          <w:rFonts w:ascii="Univers" w:hAnsi="Univers"/>
          <w:lang w:val="en-US"/>
          <w:rPrChange w:id="40" w:author="Sara McNeillis" w:date="2021-06-18T16:00:00Z">
            <w:rPr>
              <w:sz w:val="24"/>
              <w:szCs w:val="24"/>
              <w:lang w:val="en-US"/>
            </w:rPr>
          </w:rPrChange>
        </w:rPr>
        <w:t>identify sleep p</w:t>
      </w:r>
      <w:r w:rsidR="00CC7239" w:rsidRPr="000B644E">
        <w:rPr>
          <w:rFonts w:ascii="Univers" w:hAnsi="Univers"/>
          <w:lang w:val="en-US"/>
          <w:rPrChange w:id="41" w:author="Sara McNeillis" w:date="2021-06-18T16:00:00Z">
            <w:rPr>
              <w:sz w:val="24"/>
              <w:szCs w:val="24"/>
              <w:lang w:val="en-US"/>
            </w:rPr>
          </w:rPrChange>
        </w:rPr>
        <w:t>atterns</w:t>
      </w:r>
      <w:r w:rsidR="00CB01BA" w:rsidRPr="000B644E">
        <w:rPr>
          <w:rFonts w:ascii="Univers" w:hAnsi="Univers"/>
          <w:lang w:val="en-US"/>
          <w:rPrChange w:id="42" w:author="Sara McNeillis" w:date="2021-06-18T16:00:00Z">
            <w:rPr>
              <w:sz w:val="24"/>
              <w:szCs w:val="24"/>
              <w:lang w:val="en-US"/>
            </w:rPr>
          </w:rPrChange>
        </w:rPr>
        <w:t xml:space="preserve"> in children early</w:t>
      </w:r>
      <w:r w:rsidR="00C26DDB" w:rsidRPr="000B644E">
        <w:rPr>
          <w:rFonts w:ascii="Univers" w:hAnsi="Univers"/>
          <w:lang w:val="en-US"/>
          <w:rPrChange w:id="43" w:author="Sara McNeillis" w:date="2021-06-18T16:00:00Z">
            <w:rPr>
              <w:sz w:val="24"/>
              <w:szCs w:val="24"/>
              <w:lang w:val="en-US"/>
            </w:rPr>
          </w:rPrChange>
        </w:rPr>
        <w:t xml:space="preserve">. Measures to help children to sleep better can be commenced in good time </w:t>
      </w:r>
      <w:r w:rsidR="0052668E" w:rsidRPr="000B644E">
        <w:rPr>
          <w:rFonts w:ascii="Univers" w:hAnsi="Univers"/>
          <w:lang w:val="en-US"/>
          <w:rPrChange w:id="44" w:author="Sara McNeillis" w:date="2021-06-18T16:00:00Z">
            <w:rPr>
              <w:sz w:val="24"/>
              <w:szCs w:val="24"/>
              <w:lang w:val="en-US"/>
            </w:rPr>
          </w:rPrChange>
        </w:rPr>
        <w:t>prior to any deterioration in biological functions.</w:t>
      </w:r>
      <w:r w:rsidR="5BDB905C" w:rsidRPr="000B644E">
        <w:rPr>
          <w:rFonts w:ascii="Univers" w:hAnsi="Univers"/>
          <w:lang w:val="en-US"/>
          <w:rPrChange w:id="45" w:author="Sara McNeillis" w:date="2021-06-18T16:00:00Z">
            <w:rPr>
              <w:sz w:val="24"/>
              <w:szCs w:val="24"/>
              <w:lang w:val="en-US"/>
            </w:rPr>
          </w:rPrChange>
        </w:rPr>
        <w:t xml:space="preserve"> The sleep APP </w:t>
      </w:r>
      <w:r w:rsidR="004776AD" w:rsidRPr="000B644E">
        <w:rPr>
          <w:rFonts w:ascii="Univers" w:hAnsi="Univers"/>
          <w:lang w:val="en-US"/>
          <w:rPrChange w:id="46" w:author="Sara McNeillis" w:date="2021-06-18T16:00:00Z">
            <w:rPr>
              <w:sz w:val="24"/>
              <w:szCs w:val="24"/>
              <w:lang w:val="en-US"/>
            </w:rPr>
          </w:rPrChange>
        </w:rPr>
        <w:t>is to improve the diagnosis.</w:t>
      </w:r>
    </w:p>
    <w:p w14:paraId="28515167" w14:textId="5523843C" w:rsidR="008B7C7E" w:rsidRPr="000B644E" w:rsidRDefault="00D84C2F" w:rsidP="00941DEC">
      <w:pPr>
        <w:rPr>
          <w:rFonts w:ascii="Univers" w:hAnsi="Univers"/>
          <w:b/>
          <w:bCs/>
          <w:lang w:val="en-US"/>
          <w:rPrChange w:id="47" w:author="Sara McNeillis" w:date="2021-06-18T16:00:00Z">
            <w:rPr>
              <w:b/>
              <w:bCs/>
              <w:sz w:val="24"/>
              <w:szCs w:val="24"/>
              <w:lang w:val="en-US"/>
            </w:rPr>
          </w:rPrChange>
        </w:rPr>
      </w:pPr>
      <w:r w:rsidRPr="000B644E">
        <w:rPr>
          <w:rFonts w:ascii="Univers" w:hAnsi="Univers"/>
          <w:b/>
          <w:bCs/>
          <w:i/>
          <w:iCs/>
          <w:lang w:val="en-US"/>
          <w:rPrChange w:id="48" w:author="Sara McNeillis" w:date="2021-06-18T16:00:00Z">
            <w:rPr>
              <w:b/>
              <w:bCs/>
              <w:i/>
              <w:iCs/>
              <w:sz w:val="24"/>
              <w:szCs w:val="24"/>
              <w:lang w:val="en-US"/>
            </w:rPr>
          </w:rPrChange>
        </w:rPr>
        <w:t xml:space="preserve">What </w:t>
      </w:r>
      <w:r w:rsidR="004776AD" w:rsidRPr="000B644E">
        <w:rPr>
          <w:rFonts w:ascii="Univers" w:hAnsi="Univers"/>
          <w:b/>
          <w:bCs/>
          <w:i/>
          <w:iCs/>
          <w:lang w:val="en-US"/>
          <w:rPrChange w:id="49" w:author="Sara McNeillis" w:date="2021-06-18T16:00:00Z">
            <w:rPr>
              <w:b/>
              <w:bCs/>
              <w:i/>
              <w:iCs/>
              <w:sz w:val="24"/>
              <w:szCs w:val="24"/>
              <w:lang w:val="en-US"/>
            </w:rPr>
          </w:rPrChange>
        </w:rPr>
        <w:t xml:space="preserve">Personal </w:t>
      </w:r>
      <w:r w:rsidRPr="000B644E">
        <w:rPr>
          <w:rFonts w:ascii="Univers" w:hAnsi="Univers"/>
          <w:b/>
          <w:bCs/>
          <w:i/>
          <w:iCs/>
          <w:lang w:val="en-US"/>
          <w:rPrChange w:id="50" w:author="Sara McNeillis" w:date="2021-06-18T16:00:00Z">
            <w:rPr>
              <w:b/>
              <w:bCs/>
              <w:i/>
              <w:iCs/>
              <w:sz w:val="24"/>
              <w:szCs w:val="24"/>
              <w:lang w:val="en-US"/>
            </w:rPr>
          </w:rPrChange>
        </w:rPr>
        <w:t>data is collected in the Sleep APP?</w:t>
      </w:r>
    </w:p>
    <w:p w14:paraId="6AD4EB37" w14:textId="3E3DD369" w:rsidR="00D84C2F" w:rsidRPr="000B644E" w:rsidRDefault="004776AD" w:rsidP="00941DEC">
      <w:pPr>
        <w:rPr>
          <w:rFonts w:ascii="Univers" w:hAnsi="Univers"/>
          <w:lang w:val="en-US"/>
          <w:rPrChange w:id="51" w:author="Sara McNeillis" w:date="2021-06-18T16:00:00Z">
            <w:rPr>
              <w:sz w:val="24"/>
              <w:szCs w:val="24"/>
              <w:lang w:val="en-US"/>
            </w:rPr>
          </w:rPrChange>
        </w:rPr>
      </w:pPr>
      <w:r w:rsidRPr="000B644E">
        <w:rPr>
          <w:rFonts w:ascii="Univers" w:hAnsi="Univers"/>
          <w:lang w:val="en-US"/>
          <w:rPrChange w:id="52" w:author="Sara McNeillis" w:date="2021-06-18T16:00:00Z">
            <w:rPr>
              <w:sz w:val="24"/>
              <w:szCs w:val="24"/>
              <w:lang w:val="en-US"/>
            </w:rPr>
          </w:rPrChange>
        </w:rPr>
        <w:t xml:space="preserve">Personal </w:t>
      </w:r>
      <w:r w:rsidR="00D84C2F" w:rsidRPr="000B644E">
        <w:rPr>
          <w:rFonts w:ascii="Univers" w:hAnsi="Univers"/>
          <w:lang w:val="en-US"/>
          <w:rPrChange w:id="53" w:author="Sara McNeillis" w:date="2021-06-18T16:00:00Z">
            <w:rPr>
              <w:sz w:val="24"/>
              <w:szCs w:val="24"/>
              <w:lang w:val="en-US"/>
            </w:rPr>
          </w:rPrChange>
        </w:rPr>
        <w:t xml:space="preserve">Data such as </w:t>
      </w:r>
      <w:r w:rsidR="002E1AE5" w:rsidRPr="000B644E">
        <w:rPr>
          <w:rFonts w:ascii="Univers" w:hAnsi="Univers"/>
          <w:lang w:val="en-US"/>
          <w:rPrChange w:id="54" w:author="Sara McNeillis" w:date="2021-06-18T16:00:00Z">
            <w:rPr>
              <w:sz w:val="24"/>
              <w:szCs w:val="24"/>
              <w:lang w:val="en-US"/>
            </w:rPr>
          </w:rPrChange>
        </w:rPr>
        <w:t xml:space="preserve">eating habits and drinking habits are collected. If the </w:t>
      </w:r>
      <w:r w:rsidR="00200B6B" w:rsidRPr="000B644E">
        <w:rPr>
          <w:rFonts w:ascii="Univers" w:hAnsi="Univers"/>
          <w:lang w:val="en-US"/>
          <w:rPrChange w:id="55" w:author="Sara McNeillis" w:date="2021-06-18T16:00:00Z">
            <w:rPr>
              <w:sz w:val="24"/>
              <w:szCs w:val="24"/>
              <w:lang w:val="en-US"/>
            </w:rPr>
          </w:rPrChange>
        </w:rPr>
        <w:t>user is on medication and particularly any medication which might affect sleep, this is also collected</w:t>
      </w:r>
      <w:r w:rsidRPr="000B644E">
        <w:rPr>
          <w:rFonts w:ascii="Univers" w:hAnsi="Univers"/>
          <w:lang w:val="en-US"/>
          <w:rPrChange w:id="56" w:author="Sara McNeillis" w:date="2021-06-18T16:00:00Z">
            <w:rPr>
              <w:sz w:val="24"/>
              <w:szCs w:val="24"/>
              <w:lang w:val="en-US"/>
            </w:rPr>
          </w:rPrChange>
        </w:rPr>
        <w:t xml:space="preserve"> and processed</w:t>
      </w:r>
      <w:r w:rsidR="00200B6B" w:rsidRPr="000B644E">
        <w:rPr>
          <w:rFonts w:ascii="Univers" w:hAnsi="Univers"/>
          <w:lang w:val="en-US"/>
          <w:rPrChange w:id="57" w:author="Sara McNeillis" w:date="2021-06-18T16:00:00Z">
            <w:rPr>
              <w:sz w:val="24"/>
              <w:szCs w:val="24"/>
              <w:lang w:val="en-US"/>
            </w:rPr>
          </w:rPrChange>
        </w:rPr>
        <w:t>. In addition</w:t>
      </w:r>
      <w:r w:rsidR="0096320E" w:rsidRPr="000B644E">
        <w:rPr>
          <w:rFonts w:ascii="Univers" w:hAnsi="Univers"/>
          <w:lang w:val="en-US"/>
          <w:rPrChange w:id="58" w:author="Sara McNeillis" w:date="2021-06-18T16:00:00Z">
            <w:rPr>
              <w:sz w:val="24"/>
              <w:szCs w:val="24"/>
              <w:lang w:val="en-US"/>
            </w:rPr>
          </w:rPrChange>
        </w:rPr>
        <w:t>,</w:t>
      </w:r>
      <w:r w:rsidR="00200B6B" w:rsidRPr="000B644E">
        <w:rPr>
          <w:rFonts w:ascii="Univers" w:hAnsi="Univers"/>
          <w:lang w:val="en-US"/>
          <w:rPrChange w:id="59" w:author="Sara McNeillis" w:date="2021-06-18T16:00:00Z">
            <w:rPr>
              <w:sz w:val="24"/>
              <w:szCs w:val="24"/>
              <w:lang w:val="en-US"/>
            </w:rPr>
          </w:rPrChange>
        </w:rPr>
        <w:t xml:space="preserve"> the </w:t>
      </w:r>
      <w:r w:rsidR="00155A8D" w:rsidRPr="000B644E">
        <w:rPr>
          <w:rFonts w:ascii="Univers" w:hAnsi="Univers"/>
          <w:lang w:val="en-US"/>
          <w:rPrChange w:id="60" w:author="Sara McNeillis" w:date="2021-06-18T16:00:00Z">
            <w:rPr>
              <w:sz w:val="24"/>
              <w:szCs w:val="24"/>
              <w:lang w:val="en-US"/>
            </w:rPr>
          </w:rPrChange>
        </w:rPr>
        <w:t xml:space="preserve">sleep APP will collect contemporaneous data of activities and sleep habits. </w:t>
      </w:r>
      <w:r w:rsidR="0096320E" w:rsidRPr="000B644E">
        <w:rPr>
          <w:rFonts w:ascii="Univers" w:hAnsi="Univers"/>
          <w:lang w:val="en-US"/>
          <w:rPrChange w:id="61" w:author="Sara McNeillis" w:date="2021-06-18T16:00:00Z">
            <w:rPr>
              <w:sz w:val="24"/>
              <w:szCs w:val="24"/>
              <w:lang w:val="en-US"/>
            </w:rPr>
          </w:rPrChange>
        </w:rPr>
        <w:t>The Sleep APP only collects data entered by the user.</w:t>
      </w:r>
    </w:p>
    <w:p w14:paraId="3E4710EF" w14:textId="64E447FF" w:rsidR="0096320E" w:rsidRPr="000B644E" w:rsidRDefault="002D3E61" w:rsidP="00941DEC">
      <w:pPr>
        <w:rPr>
          <w:rFonts w:ascii="Univers" w:hAnsi="Univers"/>
          <w:lang w:val="en-US"/>
          <w:rPrChange w:id="62" w:author="Sara McNeillis" w:date="2021-06-18T16:00:00Z">
            <w:rPr>
              <w:sz w:val="24"/>
              <w:szCs w:val="24"/>
              <w:lang w:val="en-US"/>
            </w:rPr>
          </w:rPrChange>
        </w:rPr>
      </w:pPr>
      <w:r w:rsidRPr="000B644E">
        <w:rPr>
          <w:rFonts w:ascii="Univers" w:hAnsi="Univers"/>
          <w:b/>
          <w:bCs/>
          <w:i/>
          <w:iCs/>
          <w:lang w:val="en-US"/>
          <w:rPrChange w:id="63" w:author="Sara McNeillis" w:date="2021-06-18T16:00:00Z">
            <w:rPr>
              <w:b/>
              <w:bCs/>
              <w:i/>
              <w:iCs/>
              <w:sz w:val="24"/>
              <w:szCs w:val="24"/>
              <w:lang w:val="en-US"/>
            </w:rPr>
          </w:rPrChange>
        </w:rPr>
        <w:t xml:space="preserve">Where is this </w:t>
      </w:r>
      <w:r w:rsidR="004776AD" w:rsidRPr="000B644E">
        <w:rPr>
          <w:rFonts w:ascii="Univers" w:hAnsi="Univers"/>
          <w:b/>
          <w:bCs/>
          <w:i/>
          <w:iCs/>
          <w:lang w:val="en-US"/>
          <w:rPrChange w:id="64" w:author="Sara McNeillis" w:date="2021-06-18T16:00:00Z">
            <w:rPr>
              <w:b/>
              <w:bCs/>
              <w:i/>
              <w:iCs/>
              <w:sz w:val="24"/>
              <w:szCs w:val="24"/>
              <w:lang w:val="en-US"/>
            </w:rPr>
          </w:rPrChange>
        </w:rPr>
        <w:t xml:space="preserve">personal </w:t>
      </w:r>
      <w:r w:rsidRPr="000B644E">
        <w:rPr>
          <w:rFonts w:ascii="Univers" w:hAnsi="Univers"/>
          <w:b/>
          <w:bCs/>
          <w:i/>
          <w:iCs/>
          <w:lang w:val="en-US"/>
          <w:rPrChange w:id="65" w:author="Sara McNeillis" w:date="2021-06-18T16:00:00Z">
            <w:rPr>
              <w:b/>
              <w:bCs/>
              <w:i/>
              <w:iCs/>
              <w:sz w:val="24"/>
              <w:szCs w:val="24"/>
              <w:lang w:val="en-US"/>
            </w:rPr>
          </w:rPrChange>
        </w:rPr>
        <w:t>data stored?</w:t>
      </w:r>
    </w:p>
    <w:p w14:paraId="08E7F6B1" w14:textId="30C74038" w:rsidR="002D3E61" w:rsidRPr="000B644E" w:rsidRDefault="00C00D39" w:rsidP="00941DEC">
      <w:pPr>
        <w:rPr>
          <w:rFonts w:ascii="Univers" w:hAnsi="Univers"/>
          <w:lang w:val="en-US"/>
          <w:rPrChange w:id="66" w:author="Sara McNeillis" w:date="2021-06-18T16:00:00Z">
            <w:rPr>
              <w:sz w:val="24"/>
              <w:szCs w:val="24"/>
              <w:lang w:val="en-US"/>
            </w:rPr>
          </w:rPrChange>
        </w:rPr>
      </w:pPr>
      <w:r w:rsidRPr="000B644E">
        <w:rPr>
          <w:rFonts w:ascii="Univers" w:hAnsi="Univers"/>
          <w:lang w:val="en-US"/>
          <w:rPrChange w:id="67" w:author="Sara McNeillis" w:date="2021-06-18T16:00:00Z">
            <w:rPr>
              <w:sz w:val="24"/>
              <w:szCs w:val="24"/>
              <w:lang w:val="en-US"/>
            </w:rPr>
          </w:rPrChange>
        </w:rPr>
        <w:t xml:space="preserve">The </w:t>
      </w:r>
      <w:r w:rsidR="004776AD" w:rsidRPr="000B644E">
        <w:rPr>
          <w:rFonts w:ascii="Univers" w:hAnsi="Univers"/>
          <w:lang w:val="en-US"/>
          <w:rPrChange w:id="68" w:author="Sara McNeillis" w:date="2021-06-18T16:00:00Z">
            <w:rPr>
              <w:sz w:val="24"/>
              <w:szCs w:val="24"/>
              <w:lang w:val="en-US"/>
            </w:rPr>
          </w:rPrChange>
        </w:rPr>
        <w:t xml:space="preserve">personal </w:t>
      </w:r>
      <w:r w:rsidRPr="000B644E">
        <w:rPr>
          <w:rFonts w:ascii="Univers" w:hAnsi="Univers"/>
          <w:lang w:val="en-US"/>
          <w:rPrChange w:id="69" w:author="Sara McNeillis" w:date="2021-06-18T16:00:00Z">
            <w:rPr>
              <w:sz w:val="24"/>
              <w:szCs w:val="24"/>
              <w:lang w:val="en-US"/>
            </w:rPr>
          </w:rPrChange>
        </w:rPr>
        <w:t xml:space="preserve">data is stored locally on the phone. It can only be shared </w:t>
      </w:r>
      <w:r w:rsidR="004776AD" w:rsidRPr="000B644E">
        <w:rPr>
          <w:rFonts w:ascii="Univers" w:hAnsi="Univers"/>
          <w:lang w:val="en-US"/>
          <w:rPrChange w:id="70" w:author="Sara McNeillis" w:date="2021-06-18T16:00:00Z">
            <w:rPr>
              <w:sz w:val="24"/>
              <w:szCs w:val="24"/>
              <w:lang w:val="en-US"/>
            </w:rPr>
          </w:rPrChange>
        </w:rPr>
        <w:t xml:space="preserve">and transferred </w:t>
      </w:r>
      <w:r w:rsidRPr="000B644E">
        <w:rPr>
          <w:rFonts w:ascii="Univers" w:hAnsi="Univers"/>
          <w:lang w:val="en-US"/>
          <w:rPrChange w:id="71" w:author="Sara McNeillis" w:date="2021-06-18T16:00:00Z">
            <w:rPr>
              <w:sz w:val="24"/>
              <w:szCs w:val="24"/>
              <w:lang w:val="en-US"/>
            </w:rPr>
          </w:rPrChange>
        </w:rPr>
        <w:t xml:space="preserve">once the user agrees sharing of the data to the </w:t>
      </w:r>
      <w:r w:rsidR="004776AD" w:rsidRPr="000B644E">
        <w:rPr>
          <w:rFonts w:ascii="Univers" w:hAnsi="Univers"/>
          <w:lang w:val="en-US"/>
          <w:rPrChange w:id="72" w:author="Sara McNeillis" w:date="2021-06-18T16:00:00Z">
            <w:rPr>
              <w:sz w:val="24"/>
              <w:szCs w:val="24"/>
              <w:lang w:val="en-US"/>
            </w:rPr>
          </w:rPrChange>
        </w:rPr>
        <w:t>sleep and health APP server</w:t>
      </w:r>
      <w:r w:rsidR="002F05A0" w:rsidRPr="000B644E">
        <w:rPr>
          <w:rFonts w:ascii="Univers" w:hAnsi="Univers"/>
          <w:lang w:val="en-US"/>
          <w:rPrChange w:id="73" w:author="Sara McNeillis" w:date="2021-06-18T16:00:00Z">
            <w:rPr>
              <w:sz w:val="24"/>
              <w:szCs w:val="24"/>
              <w:lang w:val="en-US"/>
            </w:rPr>
          </w:rPrChange>
        </w:rPr>
        <w:t xml:space="preserve">. Data </w:t>
      </w:r>
      <w:r w:rsidR="004776AD" w:rsidRPr="000B644E">
        <w:rPr>
          <w:rFonts w:ascii="Univers" w:hAnsi="Univers"/>
          <w:lang w:val="en-US"/>
          <w:rPrChange w:id="74" w:author="Sara McNeillis" w:date="2021-06-18T16:00:00Z">
            <w:rPr>
              <w:sz w:val="24"/>
              <w:szCs w:val="24"/>
              <w:lang w:val="en-US"/>
            </w:rPr>
          </w:rPrChange>
        </w:rPr>
        <w:t xml:space="preserve">will not </w:t>
      </w:r>
      <w:r w:rsidR="002F05A0" w:rsidRPr="000B644E">
        <w:rPr>
          <w:rFonts w:ascii="Univers" w:hAnsi="Univers"/>
          <w:lang w:val="en-US"/>
          <w:rPrChange w:id="75" w:author="Sara McNeillis" w:date="2021-06-18T16:00:00Z">
            <w:rPr>
              <w:sz w:val="24"/>
              <w:szCs w:val="24"/>
              <w:lang w:val="en-US"/>
            </w:rPr>
          </w:rPrChange>
        </w:rPr>
        <w:t>be shared to any third parties. Data shared to the sleep and health APP server</w:t>
      </w:r>
      <w:r w:rsidRPr="000B644E">
        <w:rPr>
          <w:rFonts w:ascii="Univers" w:hAnsi="Univers"/>
          <w:lang w:val="en-US"/>
          <w:rPrChange w:id="76" w:author="Sara McNeillis" w:date="2021-06-18T16:00:00Z">
            <w:rPr>
              <w:sz w:val="24"/>
              <w:szCs w:val="24"/>
              <w:lang w:val="en-US"/>
            </w:rPr>
          </w:rPrChange>
        </w:rPr>
        <w:t xml:space="preserve"> w</w:t>
      </w:r>
      <w:r w:rsidR="00C20B38" w:rsidRPr="000B644E">
        <w:rPr>
          <w:rFonts w:ascii="Univers" w:hAnsi="Univers"/>
          <w:lang w:val="en-US"/>
          <w:rPrChange w:id="77" w:author="Sara McNeillis" w:date="2021-06-18T16:00:00Z">
            <w:rPr>
              <w:sz w:val="24"/>
              <w:szCs w:val="24"/>
              <w:lang w:val="en-US"/>
            </w:rPr>
          </w:rPrChange>
        </w:rPr>
        <w:t>ill</w:t>
      </w:r>
      <w:r w:rsidRPr="000B644E">
        <w:rPr>
          <w:rFonts w:ascii="Univers" w:hAnsi="Univers"/>
          <w:lang w:val="en-US"/>
          <w:rPrChange w:id="78" w:author="Sara McNeillis" w:date="2021-06-18T16:00:00Z">
            <w:rPr>
              <w:sz w:val="24"/>
              <w:szCs w:val="24"/>
              <w:lang w:val="en-US"/>
            </w:rPr>
          </w:rPrChange>
        </w:rPr>
        <w:t xml:space="preserve"> allow the clinician </w:t>
      </w:r>
      <w:r w:rsidR="00C20B38" w:rsidRPr="000B644E">
        <w:rPr>
          <w:rFonts w:ascii="Univers" w:hAnsi="Univers"/>
          <w:lang w:val="en-US"/>
          <w:rPrChange w:id="79" w:author="Sara McNeillis" w:date="2021-06-18T16:00:00Z">
            <w:rPr>
              <w:sz w:val="24"/>
              <w:szCs w:val="24"/>
              <w:lang w:val="en-US"/>
            </w:rPr>
          </w:rPrChange>
        </w:rPr>
        <w:t>to formulate the report.</w:t>
      </w:r>
    </w:p>
    <w:p w14:paraId="076DF363" w14:textId="7E04D64C" w:rsidR="00AA685E" w:rsidRPr="000B644E" w:rsidDel="00445D54" w:rsidRDefault="00AA685E" w:rsidP="00941DEC">
      <w:pPr>
        <w:rPr>
          <w:del w:id="80" w:author="Sara McNeillis" w:date="2021-06-18T16:01:00Z"/>
          <w:rFonts w:ascii="Univers" w:hAnsi="Univers"/>
          <w:lang w:val="en-US"/>
          <w:rPrChange w:id="81" w:author="Sara McNeillis" w:date="2021-06-18T16:00:00Z">
            <w:rPr>
              <w:del w:id="82" w:author="Sara McNeillis" w:date="2021-06-18T16:01:00Z"/>
              <w:sz w:val="24"/>
              <w:szCs w:val="24"/>
              <w:lang w:val="en-US"/>
            </w:rPr>
          </w:rPrChange>
        </w:rPr>
      </w:pPr>
      <w:r w:rsidRPr="000B644E">
        <w:rPr>
          <w:rFonts w:ascii="Univers" w:hAnsi="Univers"/>
          <w:lang w:val="en-US"/>
          <w:rPrChange w:id="83" w:author="Sara McNeillis" w:date="2021-06-18T16:00:00Z">
            <w:rPr>
              <w:sz w:val="24"/>
              <w:szCs w:val="24"/>
              <w:lang w:val="en-US"/>
            </w:rPr>
          </w:rPrChange>
        </w:rPr>
        <w:t xml:space="preserve">During this test period data from the user may also be used for </w:t>
      </w:r>
      <w:r w:rsidR="00352A90" w:rsidRPr="000B644E">
        <w:rPr>
          <w:rFonts w:ascii="Univers" w:hAnsi="Univers"/>
          <w:lang w:val="en-US"/>
          <w:rPrChange w:id="84" w:author="Sara McNeillis" w:date="2021-06-18T16:00:00Z">
            <w:rPr>
              <w:sz w:val="24"/>
              <w:szCs w:val="24"/>
              <w:lang w:val="en-US"/>
            </w:rPr>
          </w:rPrChange>
        </w:rPr>
        <w:t xml:space="preserve">improving user interface and more accurate </w:t>
      </w:r>
      <w:r w:rsidR="00EA0BC7" w:rsidRPr="000B644E">
        <w:rPr>
          <w:rFonts w:ascii="Univers" w:hAnsi="Univers"/>
          <w:lang w:val="en-US"/>
          <w:rPrChange w:id="85" w:author="Sara McNeillis" w:date="2021-06-18T16:00:00Z">
            <w:rPr>
              <w:sz w:val="24"/>
              <w:szCs w:val="24"/>
              <w:lang w:val="en-US"/>
            </w:rPr>
          </w:rPrChange>
        </w:rPr>
        <w:t>clinical reporting.</w:t>
      </w:r>
    </w:p>
    <w:p w14:paraId="0099945A" w14:textId="48C3EA39" w:rsidR="447B9078" w:rsidRPr="000B644E" w:rsidRDefault="447B9078" w:rsidP="447B9078">
      <w:pPr>
        <w:rPr>
          <w:rFonts w:ascii="Univers" w:hAnsi="Univers"/>
          <w:lang w:val="en-US"/>
          <w:rPrChange w:id="86" w:author="Sara McNeillis" w:date="2021-06-18T16:00:00Z">
            <w:rPr>
              <w:sz w:val="24"/>
              <w:szCs w:val="24"/>
              <w:lang w:val="en-US"/>
            </w:rPr>
          </w:rPrChange>
        </w:rPr>
      </w:pPr>
    </w:p>
    <w:p w14:paraId="3B28E17B" w14:textId="26BDAF61" w:rsidR="004776AD" w:rsidRPr="000B644E" w:rsidRDefault="5BDB4FE0" w:rsidP="447B9078">
      <w:pPr>
        <w:rPr>
          <w:rFonts w:ascii="Univers" w:hAnsi="Univers"/>
          <w:b/>
          <w:bCs/>
          <w:i/>
          <w:iCs/>
          <w:lang w:val="en-US"/>
          <w:rPrChange w:id="87" w:author="Sara McNeillis" w:date="2021-06-18T16:00:00Z">
            <w:rPr>
              <w:b/>
              <w:bCs/>
              <w:i/>
              <w:iCs/>
              <w:sz w:val="24"/>
              <w:szCs w:val="24"/>
              <w:lang w:val="en-US"/>
            </w:rPr>
          </w:rPrChange>
        </w:rPr>
      </w:pPr>
      <w:r w:rsidRPr="000B644E">
        <w:rPr>
          <w:rFonts w:ascii="Univers" w:hAnsi="Univers"/>
          <w:b/>
          <w:bCs/>
          <w:i/>
          <w:iCs/>
          <w:lang w:val="en-US"/>
          <w:rPrChange w:id="88" w:author="Sara McNeillis" w:date="2021-06-18T16:00:00Z">
            <w:rPr>
              <w:b/>
              <w:bCs/>
              <w:i/>
              <w:iCs/>
              <w:sz w:val="24"/>
              <w:szCs w:val="24"/>
              <w:lang w:val="en-US"/>
            </w:rPr>
          </w:rPrChange>
        </w:rPr>
        <w:t xml:space="preserve">Who owns the </w:t>
      </w:r>
      <w:r w:rsidR="004776AD" w:rsidRPr="000B644E">
        <w:rPr>
          <w:rFonts w:ascii="Univers" w:hAnsi="Univers"/>
          <w:b/>
          <w:bCs/>
          <w:i/>
          <w:iCs/>
          <w:lang w:val="en-US"/>
          <w:rPrChange w:id="89" w:author="Sara McNeillis" w:date="2021-06-18T16:00:00Z">
            <w:rPr>
              <w:b/>
              <w:bCs/>
              <w:i/>
              <w:iCs/>
              <w:sz w:val="24"/>
              <w:szCs w:val="24"/>
              <w:lang w:val="en-US"/>
            </w:rPr>
          </w:rPrChange>
        </w:rPr>
        <w:t xml:space="preserve">personal </w:t>
      </w:r>
      <w:r w:rsidRPr="000B644E">
        <w:rPr>
          <w:rFonts w:ascii="Univers" w:hAnsi="Univers"/>
          <w:b/>
          <w:bCs/>
          <w:i/>
          <w:iCs/>
          <w:lang w:val="en-US"/>
          <w:rPrChange w:id="90" w:author="Sara McNeillis" w:date="2021-06-18T16:00:00Z">
            <w:rPr>
              <w:b/>
              <w:bCs/>
              <w:i/>
              <w:iCs/>
              <w:sz w:val="24"/>
              <w:szCs w:val="24"/>
              <w:lang w:val="en-US"/>
            </w:rPr>
          </w:rPrChange>
        </w:rPr>
        <w:t>data collected?</w:t>
      </w:r>
    </w:p>
    <w:p w14:paraId="1AA2F482" w14:textId="73AA2B12" w:rsidR="004776AD" w:rsidRPr="000B644E" w:rsidRDefault="004776AD" w:rsidP="447B9078">
      <w:pPr>
        <w:rPr>
          <w:rFonts w:ascii="Univers" w:hAnsi="Univers"/>
          <w:bCs/>
          <w:iCs/>
          <w:lang w:val="en-US"/>
          <w:rPrChange w:id="91" w:author="Sara McNeillis" w:date="2021-06-18T16:00:00Z">
            <w:rPr>
              <w:bCs/>
              <w:iCs/>
              <w:sz w:val="24"/>
              <w:szCs w:val="24"/>
              <w:lang w:val="en-US"/>
            </w:rPr>
          </w:rPrChange>
        </w:rPr>
      </w:pPr>
      <w:r w:rsidRPr="000B644E">
        <w:rPr>
          <w:rFonts w:ascii="Univers" w:hAnsi="Univers"/>
          <w:bCs/>
          <w:iCs/>
          <w:lang w:val="en-US"/>
          <w:rPrChange w:id="92" w:author="Sara McNeillis" w:date="2021-06-18T16:00:00Z">
            <w:rPr>
              <w:bCs/>
              <w:iCs/>
              <w:sz w:val="24"/>
              <w:szCs w:val="24"/>
              <w:lang w:val="en-US"/>
            </w:rPr>
          </w:rPrChange>
        </w:rPr>
        <w:t xml:space="preserve">The </w:t>
      </w:r>
      <w:r w:rsidR="00976722" w:rsidRPr="000B644E">
        <w:rPr>
          <w:rFonts w:ascii="Univers" w:hAnsi="Univers"/>
          <w:bCs/>
          <w:iCs/>
          <w:lang w:val="en-US"/>
          <w:rPrChange w:id="93" w:author="Sara McNeillis" w:date="2021-06-18T16:00:00Z">
            <w:rPr>
              <w:bCs/>
              <w:iCs/>
              <w:sz w:val="24"/>
              <w:szCs w:val="24"/>
              <w:lang w:val="en-US"/>
            </w:rPr>
          </w:rPrChange>
        </w:rPr>
        <w:t xml:space="preserve">personal data is the </w:t>
      </w:r>
      <w:proofErr w:type="spellStart"/>
      <w:r w:rsidR="00976722" w:rsidRPr="000B644E">
        <w:rPr>
          <w:rFonts w:ascii="Univers" w:hAnsi="Univers"/>
          <w:bCs/>
          <w:iCs/>
          <w:lang w:val="en-US"/>
          <w:rPrChange w:id="94" w:author="Sara McNeillis" w:date="2021-06-18T16:00:00Z">
            <w:rPr>
              <w:bCs/>
              <w:iCs/>
              <w:sz w:val="24"/>
              <w:szCs w:val="24"/>
              <w:lang w:val="en-US"/>
            </w:rPr>
          </w:rPrChange>
        </w:rPr>
        <w:t>particpant’s</w:t>
      </w:r>
      <w:proofErr w:type="spellEnd"/>
      <w:r w:rsidR="00976722" w:rsidRPr="000B644E">
        <w:rPr>
          <w:rFonts w:ascii="Univers" w:hAnsi="Univers"/>
          <w:bCs/>
          <w:iCs/>
          <w:lang w:val="en-US"/>
          <w:rPrChange w:id="95" w:author="Sara McNeillis" w:date="2021-06-18T16:00:00Z">
            <w:rPr>
              <w:bCs/>
              <w:iCs/>
              <w:sz w:val="24"/>
              <w:szCs w:val="24"/>
              <w:lang w:val="en-US"/>
            </w:rPr>
          </w:rPrChange>
        </w:rPr>
        <w:t>.</w:t>
      </w:r>
    </w:p>
    <w:p w14:paraId="1A9E2809" w14:textId="6A7D533C" w:rsidR="00EA0BC7" w:rsidRPr="000B644E" w:rsidRDefault="006849C6" w:rsidP="00941DEC">
      <w:pPr>
        <w:rPr>
          <w:rFonts w:ascii="Univers" w:hAnsi="Univers"/>
          <w:b/>
          <w:bCs/>
          <w:i/>
          <w:iCs/>
          <w:lang w:val="en-US"/>
          <w:rPrChange w:id="96" w:author="Sara McNeillis" w:date="2021-06-18T16:00:00Z">
            <w:rPr>
              <w:b/>
              <w:bCs/>
              <w:i/>
              <w:iCs/>
              <w:sz w:val="24"/>
              <w:szCs w:val="24"/>
              <w:lang w:val="en-US"/>
            </w:rPr>
          </w:rPrChange>
        </w:rPr>
      </w:pPr>
      <w:r w:rsidRPr="000B644E">
        <w:rPr>
          <w:rFonts w:ascii="Univers" w:hAnsi="Univers"/>
          <w:b/>
          <w:bCs/>
          <w:i/>
          <w:iCs/>
          <w:lang w:val="en-US"/>
          <w:rPrChange w:id="97" w:author="Sara McNeillis" w:date="2021-06-18T16:00:00Z">
            <w:rPr>
              <w:b/>
              <w:bCs/>
              <w:i/>
              <w:iCs/>
              <w:sz w:val="24"/>
              <w:szCs w:val="24"/>
              <w:lang w:val="en-US"/>
            </w:rPr>
          </w:rPrChange>
        </w:rPr>
        <w:lastRenderedPageBreak/>
        <w:t>How secure is the data on the server?</w:t>
      </w:r>
    </w:p>
    <w:p w14:paraId="53E5EBF0" w14:textId="499C2E4B" w:rsidR="00897A44" w:rsidRPr="000B644E" w:rsidRDefault="00897A44" w:rsidP="00941DEC">
      <w:pPr>
        <w:rPr>
          <w:rFonts w:ascii="Univers" w:hAnsi="Univers"/>
          <w:bCs/>
          <w:iCs/>
          <w:lang w:val="en-US"/>
          <w:rPrChange w:id="98" w:author="Sara McNeillis" w:date="2021-06-18T16:00:00Z">
            <w:rPr>
              <w:bCs/>
              <w:iCs/>
              <w:sz w:val="24"/>
              <w:szCs w:val="24"/>
              <w:lang w:val="en-US"/>
            </w:rPr>
          </w:rPrChange>
        </w:rPr>
      </w:pPr>
      <w:r w:rsidRPr="000B644E">
        <w:rPr>
          <w:rFonts w:ascii="Univers" w:hAnsi="Univers"/>
          <w:bCs/>
          <w:iCs/>
          <w:lang w:val="en-US"/>
          <w:rPrChange w:id="99" w:author="Sara McNeillis" w:date="2021-06-18T16:00:00Z">
            <w:rPr>
              <w:bCs/>
              <w:iCs/>
              <w:sz w:val="24"/>
              <w:szCs w:val="24"/>
              <w:lang w:val="en-US"/>
            </w:rPr>
          </w:rPrChange>
        </w:rPr>
        <w:t xml:space="preserve">The personal data is secured to industry </w:t>
      </w:r>
      <w:proofErr w:type="gramStart"/>
      <w:r w:rsidRPr="000B644E">
        <w:rPr>
          <w:rFonts w:ascii="Univers" w:hAnsi="Univers"/>
          <w:bCs/>
          <w:iCs/>
          <w:lang w:val="en-US"/>
          <w:rPrChange w:id="100" w:author="Sara McNeillis" w:date="2021-06-18T16:00:00Z">
            <w:rPr>
              <w:bCs/>
              <w:iCs/>
              <w:sz w:val="24"/>
              <w:szCs w:val="24"/>
              <w:lang w:val="en-US"/>
            </w:rPr>
          </w:rPrChange>
        </w:rPr>
        <w:t>standards, and</w:t>
      </w:r>
      <w:proofErr w:type="gramEnd"/>
      <w:r w:rsidRPr="000B644E">
        <w:rPr>
          <w:rFonts w:ascii="Univers" w:hAnsi="Univers"/>
          <w:bCs/>
          <w:iCs/>
          <w:lang w:val="en-US"/>
          <w:rPrChange w:id="101" w:author="Sara McNeillis" w:date="2021-06-18T16:00:00Z">
            <w:rPr>
              <w:bCs/>
              <w:iCs/>
              <w:sz w:val="24"/>
              <w:szCs w:val="24"/>
              <w:lang w:val="en-US"/>
            </w:rPr>
          </w:rPrChange>
        </w:rPr>
        <w:t xml:space="preserve"> is encrypted on the server. These severs are audited and have penetration tests against them to test for security vulnerabilities.</w:t>
      </w:r>
    </w:p>
    <w:p w14:paraId="61B77F01" w14:textId="6E0FE8CA" w:rsidR="00897A44" w:rsidRPr="000B644E" w:rsidRDefault="00976722" w:rsidP="00941DEC">
      <w:pPr>
        <w:rPr>
          <w:rFonts w:ascii="Univers" w:hAnsi="Univers"/>
          <w:lang w:val="en-US"/>
          <w:rPrChange w:id="102" w:author="Sara McNeillis" w:date="2021-06-18T16:00:00Z">
            <w:rPr>
              <w:sz w:val="24"/>
              <w:szCs w:val="24"/>
              <w:lang w:val="en-US"/>
            </w:rPr>
          </w:rPrChange>
        </w:rPr>
      </w:pPr>
      <w:r w:rsidRPr="000B644E">
        <w:rPr>
          <w:rFonts w:ascii="Univers" w:hAnsi="Univers"/>
          <w:bCs/>
          <w:iCs/>
          <w:lang w:val="en-US"/>
          <w:rPrChange w:id="103" w:author="Sara McNeillis" w:date="2021-06-18T16:00:00Z">
            <w:rPr>
              <w:bCs/>
              <w:iCs/>
              <w:sz w:val="24"/>
              <w:szCs w:val="24"/>
              <w:lang w:val="en-US"/>
            </w:rPr>
          </w:rPrChange>
        </w:rPr>
        <w:t>Transfer to the server uses</w:t>
      </w:r>
      <w:r w:rsidR="00897A44" w:rsidRPr="000B644E">
        <w:rPr>
          <w:rFonts w:ascii="Univers" w:hAnsi="Univers"/>
          <w:bCs/>
          <w:iCs/>
          <w:lang w:val="en-US"/>
          <w:rPrChange w:id="104" w:author="Sara McNeillis" w:date="2021-06-18T16:00:00Z">
            <w:rPr>
              <w:bCs/>
              <w:iCs/>
              <w:sz w:val="24"/>
              <w:szCs w:val="24"/>
              <w:lang w:val="en-US"/>
            </w:rPr>
          </w:rPrChange>
        </w:rPr>
        <w:t xml:space="preserve"> end to end encryption.</w:t>
      </w:r>
    </w:p>
    <w:p w14:paraId="4AE4B095" w14:textId="42572C0E" w:rsidR="00897A44" w:rsidRPr="000B644E" w:rsidRDefault="00714243" w:rsidP="00941DEC">
      <w:pPr>
        <w:rPr>
          <w:rFonts w:ascii="Univers" w:hAnsi="Univers"/>
          <w:bCs/>
          <w:iCs/>
          <w:lang w:val="en-US"/>
          <w:rPrChange w:id="105" w:author="Sara McNeillis" w:date="2021-06-18T16:00:00Z">
            <w:rPr>
              <w:bCs/>
              <w:iCs/>
              <w:sz w:val="24"/>
              <w:szCs w:val="24"/>
              <w:lang w:val="en-US"/>
            </w:rPr>
          </w:rPrChange>
        </w:rPr>
      </w:pPr>
      <w:r w:rsidRPr="000B644E">
        <w:rPr>
          <w:rFonts w:ascii="Univers" w:hAnsi="Univers"/>
          <w:b/>
          <w:bCs/>
          <w:i/>
          <w:iCs/>
          <w:lang w:val="en-US"/>
          <w:rPrChange w:id="106" w:author="Sara McNeillis" w:date="2021-06-18T16:00:00Z">
            <w:rPr>
              <w:b/>
              <w:bCs/>
              <w:i/>
              <w:iCs/>
              <w:sz w:val="24"/>
              <w:szCs w:val="24"/>
              <w:lang w:val="en-US"/>
            </w:rPr>
          </w:rPrChange>
        </w:rPr>
        <w:t>What happens to the data long-term?</w:t>
      </w:r>
    </w:p>
    <w:p w14:paraId="0B49BBFE" w14:textId="204E218C" w:rsidR="004776AD" w:rsidRPr="000B644E" w:rsidRDefault="00897A44" w:rsidP="00941DEC">
      <w:pPr>
        <w:rPr>
          <w:rFonts w:ascii="Univers" w:hAnsi="Univers"/>
          <w:bCs/>
          <w:iCs/>
          <w:lang w:val="en-US"/>
          <w:rPrChange w:id="107" w:author="Sara McNeillis" w:date="2021-06-18T16:00:00Z">
            <w:rPr>
              <w:bCs/>
              <w:iCs/>
              <w:sz w:val="24"/>
              <w:szCs w:val="24"/>
              <w:lang w:val="en-US"/>
            </w:rPr>
          </w:rPrChange>
        </w:rPr>
      </w:pPr>
      <w:r w:rsidRPr="000B644E">
        <w:rPr>
          <w:rFonts w:ascii="Univers" w:hAnsi="Univers"/>
          <w:bCs/>
          <w:iCs/>
          <w:lang w:val="en-US"/>
          <w:rPrChange w:id="108" w:author="Sara McNeillis" w:date="2021-06-18T16:00:00Z">
            <w:rPr>
              <w:bCs/>
              <w:iCs/>
              <w:sz w:val="24"/>
              <w:szCs w:val="24"/>
              <w:lang w:val="en-US"/>
            </w:rPr>
          </w:rPrChange>
        </w:rPr>
        <w:t xml:space="preserve">The personal data will be erased from the server six months after the reports have been delivered. </w:t>
      </w:r>
    </w:p>
    <w:p w14:paraId="5B0D5DED" w14:textId="788AEAAD" w:rsidR="00B76081" w:rsidRPr="000B644E" w:rsidRDefault="00B76081" w:rsidP="00941DEC">
      <w:pPr>
        <w:rPr>
          <w:rFonts w:ascii="Univers" w:hAnsi="Univers"/>
          <w:b/>
          <w:bCs/>
          <w:i/>
          <w:iCs/>
          <w:lang w:val="en-US"/>
          <w:rPrChange w:id="109" w:author="Sara McNeillis" w:date="2021-06-18T16:00:00Z">
            <w:rPr>
              <w:b/>
              <w:bCs/>
              <w:i/>
              <w:iCs/>
              <w:sz w:val="24"/>
              <w:szCs w:val="24"/>
              <w:lang w:val="en-US"/>
            </w:rPr>
          </w:rPrChange>
        </w:rPr>
      </w:pPr>
      <w:r w:rsidRPr="000B644E">
        <w:rPr>
          <w:rFonts w:ascii="Univers" w:hAnsi="Univers"/>
          <w:b/>
          <w:bCs/>
          <w:i/>
          <w:iCs/>
          <w:lang w:val="en-US"/>
          <w:rPrChange w:id="110" w:author="Sara McNeillis" w:date="2021-06-18T16:00:00Z">
            <w:rPr>
              <w:b/>
              <w:bCs/>
              <w:i/>
              <w:iCs/>
              <w:sz w:val="24"/>
              <w:szCs w:val="24"/>
              <w:lang w:val="en-US"/>
            </w:rPr>
          </w:rPrChange>
        </w:rPr>
        <w:t xml:space="preserve">Who else has access to the </w:t>
      </w:r>
      <w:r w:rsidR="004776AD" w:rsidRPr="000B644E">
        <w:rPr>
          <w:rFonts w:ascii="Univers" w:hAnsi="Univers"/>
          <w:b/>
          <w:bCs/>
          <w:i/>
          <w:iCs/>
          <w:lang w:val="en-US"/>
          <w:rPrChange w:id="111" w:author="Sara McNeillis" w:date="2021-06-18T16:00:00Z">
            <w:rPr>
              <w:b/>
              <w:bCs/>
              <w:i/>
              <w:iCs/>
              <w:sz w:val="24"/>
              <w:szCs w:val="24"/>
              <w:lang w:val="en-US"/>
            </w:rPr>
          </w:rPrChange>
        </w:rPr>
        <w:t xml:space="preserve">personal </w:t>
      </w:r>
      <w:r w:rsidRPr="000B644E">
        <w:rPr>
          <w:rFonts w:ascii="Univers" w:hAnsi="Univers"/>
          <w:b/>
          <w:bCs/>
          <w:i/>
          <w:iCs/>
          <w:lang w:val="en-US"/>
          <w:rPrChange w:id="112" w:author="Sara McNeillis" w:date="2021-06-18T16:00:00Z">
            <w:rPr>
              <w:b/>
              <w:bCs/>
              <w:i/>
              <w:iCs/>
              <w:sz w:val="24"/>
              <w:szCs w:val="24"/>
              <w:lang w:val="en-US"/>
            </w:rPr>
          </w:rPrChange>
        </w:rPr>
        <w:t>data?</w:t>
      </w:r>
    </w:p>
    <w:p w14:paraId="1189461A" w14:textId="69DE4ACA" w:rsidR="00714243" w:rsidRPr="000B644E" w:rsidRDefault="00763FF7" w:rsidP="00941DEC">
      <w:pPr>
        <w:rPr>
          <w:rFonts w:ascii="Univers" w:hAnsi="Univers"/>
          <w:lang w:val="en-US"/>
          <w:rPrChange w:id="113" w:author="Sara McNeillis" w:date="2021-06-18T16:00:00Z">
            <w:rPr>
              <w:sz w:val="24"/>
              <w:szCs w:val="24"/>
              <w:lang w:val="en-US"/>
            </w:rPr>
          </w:rPrChange>
        </w:rPr>
      </w:pPr>
      <w:r w:rsidRPr="000B644E">
        <w:rPr>
          <w:rFonts w:ascii="Univers" w:hAnsi="Univers"/>
          <w:lang w:val="en-US"/>
          <w:rPrChange w:id="114" w:author="Sara McNeillis" w:date="2021-06-18T16:00:00Z">
            <w:rPr>
              <w:sz w:val="24"/>
              <w:szCs w:val="24"/>
              <w:lang w:val="en-US"/>
            </w:rPr>
          </w:rPrChange>
        </w:rPr>
        <w:t xml:space="preserve">We ask </w:t>
      </w:r>
      <w:r w:rsidR="00E20FF4" w:rsidRPr="000B644E">
        <w:rPr>
          <w:rFonts w:ascii="Univers" w:hAnsi="Univers"/>
          <w:lang w:val="en-US"/>
          <w:rPrChange w:id="115" w:author="Sara McNeillis" w:date="2021-06-18T16:00:00Z">
            <w:rPr>
              <w:sz w:val="24"/>
              <w:szCs w:val="24"/>
              <w:lang w:val="en-US"/>
            </w:rPr>
          </w:rPrChange>
        </w:rPr>
        <w:t xml:space="preserve">additional </w:t>
      </w:r>
      <w:r w:rsidRPr="000B644E">
        <w:rPr>
          <w:rFonts w:ascii="Univers" w:hAnsi="Univers"/>
          <w:lang w:val="en-US"/>
          <w:rPrChange w:id="116" w:author="Sara McNeillis" w:date="2021-06-18T16:00:00Z">
            <w:rPr>
              <w:sz w:val="24"/>
              <w:szCs w:val="24"/>
              <w:lang w:val="en-US"/>
            </w:rPr>
          </w:rPrChange>
        </w:rPr>
        <w:t xml:space="preserve">permission for a member of the teaching staff to access the data during the trial period. </w:t>
      </w:r>
      <w:r w:rsidR="00A96697" w:rsidRPr="000B644E">
        <w:rPr>
          <w:rFonts w:ascii="Univers" w:hAnsi="Univers"/>
          <w:lang w:val="en-US"/>
          <w:rPrChange w:id="117" w:author="Sara McNeillis" w:date="2021-06-18T16:00:00Z">
            <w:rPr>
              <w:sz w:val="24"/>
              <w:szCs w:val="24"/>
              <w:lang w:val="en-US"/>
            </w:rPr>
          </w:rPrChange>
        </w:rPr>
        <w:t xml:space="preserve">The purpose of this is to help the school identify and support students complete the diary in the trial period. </w:t>
      </w:r>
    </w:p>
    <w:p w14:paraId="4070C40F" w14:textId="34BE842D" w:rsidR="00714243" w:rsidRPr="000B644E" w:rsidRDefault="00714243" w:rsidP="00941DEC">
      <w:pPr>
        <w:rPr>
          <w:rFonts w:ascii="Univers" w:hAnsi="Univers"/>
          <w:b/>
          <w:bCs/>
          <w:i/>
          <w:iCs/>
          <w:lang w:val="en-US"/>
          <w:rPrChange w:id="118" w:author="Sara McNeillis" w:date="2021-06-18T16:00:00Z">
            <w:rPr>
              <w:b/>
              <w:bCs/>
              <w:i/>
              <w:iCs/>
              <w:sz w:val="24"/>
              <w:szCs w:val="24"/>
              <w:lang w:val="en-US"/>
            </w:rPr>
          </w:rPrChange>
        </w:rPr>
      </w:pPr>
      <w:r w:rsidRPr="000B644E">
        <w:rPr>
          <w:rFonts w:ascii="Univers" w:hAnsi="Univers"/>
          <w:b/>
          <w:bCs/>
          <w:i/>
          <w:iCs/>
          <w:lang w:val="en-US"/>
          <w:rPrChange w:id="119" w:author="Sara McNeillis" w:date="2021-06-18T16:00:00Z">
            <w:rPr>
              <w:b/>
              <w:bCs/>
              <w:i/>
              <w:iCs/>
              <w:sz w:val="24"/>
              <w:szCs w:val="24"/>
              <w:lang w:val="en-US"/>
            </w:rPr>
          </w:rPrChange>
        </w:rPr>
        <w:t>Can I refuse to participate?</w:t>
      </w:r>
    </w:p>
    <w:p w14:paraId="0BE173FD" w14:textId="0FE81A1A" w:rsidR="00714243" w:rsidRPr="000B644E" w:rsidRDefault="749495BC" w:rsidP="447B9078">
      <w:pPr>
        <w:rPr>
          <w:rFonts w:ascii="Univers" w:hAnsi="Univers"/>
          <w:b/>
          <w:bCs/>
          <w:i/>
          <w:iCs/>
          <w:lang w:val="en-US"/>
          <w:rPrChange w:id="120" w:author="Sara McNeillis" w:date="2021-06-18T16:00:00Z">
            <w:rPr>
              <w:b/>
              <w:bCs/>
              <w:i/>
              <w:iCs/>
              <w:sz w:val="24"/>
              <w:szCs w:val="24"/>
              <w:lang w:val="en-US"/>
            </w:rPr>
          </w:rPrChange>
        </w:rPr>
      </w:pPr>
      <w:r w:rsidRPr="000B644E">
        <w:rPr>
          <w:rFonts w:ascii="Univers" w:hAnsi="Univers"/>
          <w:lang w:val="en-US"/>
          <w:rPrChange w:id="121" w:author="Sara McNeillis" w:date="2021-06-18T16:00:00Z">
            <w:rPr>
              <w:sz w:val="24"/>
              <w:szCs w:val="24"/>
              <w:lang w:val="en-US"/>
            </w:rPr>
          </w:rPrChange>
        </w:rPr>
        <w:t>Yes,</w:t>
      </w:r>
      <w:r w:rsidR="7E224FA5" w:rsidRPr="000B644E">
        <w:rPr>
          <w:rFonts w:ascii="Univers" w:hAnsi="Univers"/>
          <w:lang w:val="en-US"/>
          <w:rPrChange w:id="122" w:author="Sara McNeillis" w:date="2021-06-18T16:00:00Z">
            <w:rPr>
              <w:sz w:val="24"/>
              <w:szCs w:val="24"/>
              <w:lang w:val="en-US"/>
            </w:rPr>
          </w:rPrChange>
        </w:rPr>
        <w:t xml:space="preserve"> this is a voluntary trial. You can refuse t</w:t>
      </w:r>
      <w:r w:rsidR="00897A44" w:rsidRPr="000B644E">
        <w:rPr>
          <w:rFonts w:ascii="Univers" w:hAnsi="Univers"/>
          <w:lang w:val="en-US"/>
          <w:rPrChange w:id="123" w:author="Sara McNeillis" w:date="2021-06-18T16:00:00Z">
            <w:rPr>
              <w:sz w:val="24"/>
              <w:szCs w:val="24"/>
              <w:lang w:val="en-US"/>
            </w:rPr>
          </w:rPrChange>
        </w:rPr>
        <w:t>he participation</w:t>
      </w:r>
      <w:r w:rsidR="008D47AB" w:rsidRPr="000B644E">
        <w:rPr>
          <w:rFonts w:ascii="Univers" w:hAnsi="Univers"/>
          <w:lang w:val="en-US"/>
          <w:rPrChange w:id="124" w:author="Sara McNeillis" w:date="2021-06-18T16:00:00Z">
            <w:rPr>
              <w:sz w:val="24"/>
              <w:szCs w:val="24"/>
              <w:lang w:val="en-US"/>
            </w:rPr>
          </w:rPrChange>
        </w:rPr>
        <w:t xml:space="preserve"> of your child, as can your child.</w:t>
      </w:r>
    </w:p>
    <w:p w14:paraId="136373E1" w14:textId="3F82D613" w:rsidR="00714243" w:rsidRPr="000B644E" w:rsidRDefault="00B76081" w:rsidP="447B9078">
      <w:pPr>
        <w:rPr>
          <w:rFonts w:ascii="Univers" w:hAnsi="Univers"/>
          <w:b/>
          <w:bCs/>
          <w:i/>
          <w:iCs/>
          <w:lang w:val="en-US"/>
          <w:rPrChange w:id="125" w:author="Sara McNeillis" w:date="2021-06-18T16:00:00Z">
            <w:rPr>
              <w:b/>
              <w:bCs/>
              <w:i/>
              <w:iCs/>
              <w:sz w:val="24"/>
              <w:szCs w:val="24"/>
              <w:lang w:val="en-US"/>
            </w:rPr>
          </w:rPrChange>
        </w:rPr>
      </w:pPr>
      <w:r w:rsidRPr="000B644E">
        <w:rPr>
          <w:rFonts w:ascii="Univers" w:hAnsi="Univers"/>
          <w:b/>
          <w:bCs/>
          <w:i/>
          <w:iCs/>
          <w:lang w:val="en-US"/>
          <w:rPrChange w:id="126" w:author="Sara McNeillis" w:date="2021-06-18T16:00:00Z">
            <w:rPr>
              <w:b/>
              <w:bCs/>
              <w:i/>
              <w:iCs/>
              <w:sz w:val="24"/>
              <w:szCs w:val="24"/>
              <w:lang w:val="en-US"/>
            </w:rPr>
          </w:rPrChange>
        </w:rPr>
        <w:t>Can I withdraw my son/daughter from the trial?</w:t>
      </w:r>
    </w:p>
    <w:p w14:paraId="4FF89B90" w14:textId="1F513DAF" w:rsidR="4985D75E" w:rsidRPr="000B644E" w:rsidRDefault="4985D75E" w:rsidP="447B9078">
      <w:pPr>
        <w:rPr>
          <w:rFonts w:ascii="Univers" w:hAnsi="Univers"/>
          <w:lang w:val="en-US"/>
          <w:rPrChange w:id="127" w:author="Sara McNeillis" w:date="2021-06-18T16:00:00Z">
            <w:rPr>
              <w:sz w:val="24"/>
              <w:szCs w:val="24"/>
              <w:lang w:val="en-US"/>
            </w:rPr>
          </w:rPrChange>
        </w:rPr>
      </w:pPr>
      <w:r w:rsidRPr="000B644E">
        <w:rPr>
          <w:rFonts w:ascii="Univers" w:hAnsi="Univers"/>
          <w:lang w:val="en-US"/>
          <w:rPrChange w:id="128" w:author="Sara McNeillis" w:date="2021-06-18T16:00:00Z">
            <w:rPr>
              <w:sz w:val="24"/>
              <w:szCs w:val="24"/>
              <w:lang w:val="en-US"/>
            </w:rPr>
          </w:rPrChange>
        </w:rPr>
        <w:t xml:space="preserve">You may withdraw from the trial at any time. </w:t>
      </w:r>
    </w:p>
    <w:p w14:paraId="2DBC2F07" w14:textId="563E0E71" w:rsidR="447B9078" w:rsidRPr="000B644E" w:rsidRDefault="1426A648" w:rsidP="447B9078">
      <w:pPr>
        <w:rPr>
          <w:rFonts w:ascii="Univers" w:hAnsi="Univers"/>
          <w:bCs/>
          <w:iCs/>
          <w:lang w:val="en-US"/>
          <w:rPrChange w:id="129" w:author="Sara McNeillis" w:date="2021-06-18T16:00:00Z">
            <w:rPr>
              <w:bCs/>
              <w:iCs/>
              <w:sz w:val="24"/>
              <w:szCs w:val="24"/>
              <w:lang w:val="en-US"/>
            </w:rPr>
          </w:rPrChange>
        </w:rPr>
      </w:pPr>
      <w:r w:rsidRPr="000B644E">
        <w:rPr>
          <w:rFonts w:ascii="Univers" w:hAnsi="Univers"/>
          <w:b/>
          <w:bCs/>
          <w:i/>
          <w:iCs/>
          <w:lang w:val="en-US"/>
          <w:rPrChange w:id="130" w:author="Sara McNeillis" w:date="2021-06-18T16:00:00Z">
            <w:rPr>
              <w:b/>
              <w:bCs/>
              <w:i/>
              <w:iCs/>
              <w:sz w:val="24"/>
              <w:szCs w:val="24"/>
              <w:lang w:val="en-US"/>
            </w:rPr>
          </w:rPrChange>
        </w:rPr>
        <w:t xml:space="preserve">What will happen to the </w:t>
      </w:r>
      <w:r w:rsidR="00897A44" w:rsidRPr="000B644E">
        <w:rPr>
          <w:rFonts w:ascii="Univers" w:hAnsi="Univers"/>
          <w:b/>
          <w:bCs/>
          <w:i/>
          <w:iCs/>
          <w:lang w:val="en-US"/>
          <w:rPrChange w:id="131" w:author="Sara McNeillis" w:date="2021-06-18T16:00:00Z">
            <w:rPr>
              <w:b/>
              <w:bCs/>
              <w:i/>
              <w:iCs/>
              <w:sz w:val="24"/>
              <w:szCs w:val="24"/>
              <w:lang w:val="en-US"/>
            </w:rPr>
          </w:rPrChange>
        </w:rPr>
        <w:t xml:space="preserve">personal </w:t>
      </w:r>
      <w:r w:rsidRPr="000B644E">
        <w:rPr>
          <w:rFonts w:ascii="Univers" w:hAnsi="Univers"/>
          <w:b/>
          <w:bCs/>
          <w:i/>
          <w:iCs/>
          <w:lang w:val="en-US"/>
          <w:rPrChange w:id="132" w:author="Sara McNeillis" w:date="2021-06-18T16:00:00Z">
            <w:rPr>
              <w:b/>
              <w:bCs/>
              <w:i/>
              <w:iCs/>
              <w:sz w:val="24"/>
              <w:szCs w:val="24"/>
              <w:lang w:val="en-US"/>
            </w:rPr>
          </w:rPrChange>
        </w:rPr>
        <w:t>data collected once I withdraw from the trial?</w:t>
      </w:r>
    </w:p>
    <w:p w14:paraId="7956675D" w14:textId="307174EC" w:rsidR="447B9078" w:rsidRPr="000B644E" w:rsidRDefault="00897A44" w:rsidP="447B9078">
      <w:pPr>
        <w:rPr>
          <w:rFonts w:ascii="Univers" w:hAnsi="Univers"/>
          <w:bCs/>
          <w:iCs/>
          <w:lang w:val="en-US"/>
          <w:rPrChange w:id="133" w:author="Sara McNeillis" w:date="2021-06-18T16:00:00Z">
            <w:rPr>
              <w:bCs/>
              <w:iCs/>
              <w:sz w:val="24"/>
              <w:szCs w:val="24"/>
              <w:lang w:val="en-US"/>
            </w:rPr>
          </w:rPrChange>
        </w:rPr>
      </w:pPr>
      <w:r w:rsidRPr="000B644E">
        <w:rPr>
          <w:rFonts w:ascii="Univers" w:hAnsi="Univers"/>
          <w:bCs/>
          <w:iCs/>
          <w:lang w:val="en-US"/>
          <w:rPrChange w:id="134" w:author="Sara McNeillis" w:date="2021-06-18T16:00:00Z">
            <w:rPr>
              <w:bCs/>
              <w:iCs/>
              <w:sz w:val="24"/>
              <w:szCs w:val="24"/>
              <w:lang w:val="en-US"/>
            </w:rPr>
          </w:rPrChange>
        </w:rPr>
        <w:t xml:space="preserve">The personal data will be erased from the phone once the app is erased. If the personal data has been transferred to the sleep and health APP server it will be erased at the end of the </w:t>
      </w:r>
      <w:proofErr w:type="gramStart"/>
      <w:r w:rsidRPr="000B644E">
        <w:rPr>
          <w:rFonts w:ascii="Univers" w:hAnsi="Univers"/>
          <w:bCs/>
          <w:iCs/>
          <w:lang w:val="en-US"/>
          <w:rPrChange w:id="135" w:author="Sara McNeillis" w:date="2021-06-18T16:00:00Z">
            <w:rPr>
              <w:bCs/>
              <w:iCs/>
              <w:sz w:val="24"/>
              <w:szCs w:val="24"/>
              <w:lang w:val="en-US"/>
            </w:rPr>
          </w:rPrChange>
        </w:rPr>
        <w:t>two week</w:t>
      </w:r>
      <w:proofErr w:type="gramEnd"/>
      <w:r w:rsidRPr="000B644E">
        <w:rPr>
          <w:rFonts w:ascii="Univers" w:hAnsi="Univers"/>
          <w:bCs/>
          <w:iCs/>
          <w:lang w:val="en-US"/>
          <w:rPrChange w:id="136" w:author="Sara McNeillis" w:date="2021-06-18T16:00:00Z">
            <w:rPr>
              <w:bCs/>
              <w:iCs/>
              <w:sz w:val="24"/>
              <w:szCs w:val="24"/>
              <w:lang w:val="en-US"/>
            </w:rPr>
          </w:rPrChange>
        </w:rPr>
        <w:t xml:space="preserve"> trial.</w:t>
      </w:r>
    </w:p>
    <w:p w14:paraId="5A12A5C2" w14:textId="62754F64" w:rsidR="00B76081" w:rsidRPr="000B644E" w:rsidRDefault="00B76081" w:rsidP="447B9078">
      <w:pPr>
        <w:rPr>
          <w:rFonts w:ascii="Univers" w:hAnsi="Univers"/>
          <w:b/>
          <w:bCs/>
          <w:i/>
          <w:iCs/>
          <w:lang w:val="en-US"/>
          <w:rPrChange w:id="137" w:author="Sara McNeillis" w:date="2021-06-18T16:00:00Z">
            <w:rPr>
              <w:b/>
              <w:bCs/>
              <w:i/>
              <w:iCs/>
              <w:sz w:val="24"/>
              <w:szCs w:val="24"/>
              <w:lang w:val="en-US"/>
            </w:rPr>
          </w:rPrChange>
        </w:rPr>
      </w:pPr>
      <w:r w:rsidRPr="000B644E">
        <w:rPr>
          <w:rFonts w:ascii="Univers" w:hAnsi="Univers"/>
          <w:b/>
          <w:bCs/>
          <w:i/>
          <w:iCs/>
          <w:lang w:val="en-US"/>
          <w:rPrChange w:id="138" w:author="Sara McNeillis" w:date="2021-06-18T16:00:00Z">
            <w:rPr>
              <w:b/>
              <w:bCs/>
              <w:i/>
              <w:iCs/>
              <w:sz w:val="24"/>
              <w:szCs w:val="24"/>
              <w:lang w:val="en-US"/>
            </w:rPr>
          </w:rPrChange>
        </w:rPr>
        <w:t>Can I as a parent get a copy of the sleep report?</w:t>
      </w:r>
    </w:p>
    <w:p w14:paraId="4CCA3536" w14:textId="3A7BC3B4" w:rsidR="2BB8992E" w:rsidRPr="000B644E" w:rsidRDefault="2BB8992E" w:rsidP="447B9078">
      <w:pPr>
        <w:rPr>
          <w:rFonts w:ascii="Univers" w:hAnsi="Univers"/>
          <w:b/>
          <w:bCs/>
          <w:i/>
          <w:iCs/>
          <w:lang w:val="en-US"/>
          <w:rPrChange w:id="139" w:author="Sara McNeillis" w:date="2021-06-18T16:00:00Z">
            <w:rPr>
              <w:b/>
              <w:bCs/>
              <w:i/>
              <w:iCs/>
              <w:sz w:val="24"/>
              <w:szCs w:val="24"/>
              <w:lang w:val="en-US"/>
            </w:rPr>
          </w:rPrChange>
        </w:rPr>
      </w:pPr>
      <w:r w:rsidRPr="000B644E">
        <w:rPr>
          <w:rFonts w:ascii="Univers" w:hAnsi="Univers"/>
          <w:lang w:val="en-US"/>
          <w:rPrChange w:id="140" w:author="Sara McNeillis" w:date="2021-06-18T16:00:00Z">
            <w:rPr>
              <w:sz w:val="24"/>
              <w:szCs w:val="24"/>
              <w:lang w:val="en-US"/>
            </w:rPr>
          </w:rPrChange>
        </w:rPr>
        <w:t xml:space="preserve">As a parent you will receive a full report of your son/daughter’s sleep pattern and lifestyle factors. You may wish to share this with your family practitioner or </w:t>
      </w:r>
      <w:proofErr w:type="spellStart"/>
      <w:r w:rsidRPr="000B644E">
        <w:rPr>
          <w:rFonts w:ascii="Univers" w:hAnsi="Univers"/>
          <w:lang w:val="en-US"/>
          <w:rPrChange w:id="141" w:author="Sara McNeillis" w:date="2021-06-18T16:00:00Z">
            <w:rPr>
              <w:sz w:val="24"/>
              <w:szCs w:val="24"/>
              <w:lang w:val="en-US"/>
            </w:rPr>
          </w:rPrChange>
        </w:rPr>
        <w:t>paediatrician</w:t>
      </w:r>
      <w:proofErr w:type="spellEnd"/>
      <w:r w:rsidRPr="000B644E">
        <w:rPr>
          <w:rFonts w:ascii="Univers" w:hAnsi="Univers"/>
          <w:lang w:val="en-US"/>
          <w:rPrChange w:id="142" w:author="Sara McNeillis" w:date="2021-06-18T16:00:00Z">
            <w:rPr>
              <w:sz w:val="24"/>
              <w:szCs w:val="24"/>
              <w:lang w:val="en-US"/>
            </w:rPr>
          </w:rPrChange>
        </w:rPr>
        <w:t xml:space="preserve">. </w:t>
      </w:r>
    </w:p>
    <w:p w14:paraId="67CEDCFE" w14:textId="405E47EF" w:rsidR="00B76081" w:rsidRPr="000B644E" w:rsidRDefault="00B76081" w:rsidP="00941DEC">
      <w:pPr>
        <w:rPr>
          <w:rFonts w:ascii="Univers" w:hAnsi="Univers"/>
          <w:b/>
          <w:bCs/>
          <w:i/>
          <w:iCs/>
          <w:lang w:val="en-US"/>
          <w:rPrChange w:id="143" w:author="Sara McNeillis" w:date="2021-06-18T16:00:00Z">
            <w:rPr>
              <w:b/>
              <w:bCs/>
              <w:i/>
              <w:iCs/>
              <w:sz w:val="24"/>
              <w:szCs w:val="24"/>
              <w:lang w:val="en-US"/>
            </w:rPr>
          </w:rPrChange>
        </w:rPr>
      </w:pPr>
      <w:r w:rsidRPr="000B644E">
        <w:rPr>
          <w:rFonts w:ascii="Univers" w:hAnsi="Univers"/>
          <w:b/>
          <w:bCs/>
          <w:i/>
          <w:iCs/>
          <w:lang w:val="en-US"/>
          <w:rPrChange w:id="144" w:author="Sara McNeillis" w:date="2021-06-18T16:00:00Z">
            <w:rPr>
              <w:b/>
              <w:bCs/>
              <w:i/>
              <w:iCs/>
              <w:sz w:val="24"/>
              <w:szCs w:val="24"/>
              <w:lang w:val="en-US"/>
            </w:rPr>
          </w:rPrChange>
        </w:rPr>
        <w:t>Will I have to tell my son/daughters GP?</w:t>
      </w:r>
    </w:p>
    <w:p w14:paraId="7A3F3EF4" w14:textId="4A2EEF4E" w:rsidR="00B76081" w:rsidRPr="000B644E" w:rsidRDefault="3D66F652" w:rsidP="00941DEC">
      <w:pPr>
        <w:rPr>
          <w:rFonts w:ascii="Univers" w:hAnsi="Univers"/>
          <w:lang w:val="en-US"/>
          <w:rPrChange w:id="145" w:author="Sara McNeillis" w:date="2021-06-18T16:00:00Z">
            <w:rPr>
              <w:sz w:val="24"/>
              <w:szCs w:val="24"/>
              <w:lang w:val="en-US"/>
            </w:rPr>
          </w:rPrChange>
        </w:rPr>
      </w:pPr>
      <w:r w:rsidRPr="000B644E">
        <w:rPr>
          <w:rFonts w:ascii="Univers" w:hAnsi="Univers"/>
          <w:lang w:val="en-US"/>
          <w:rPrChange w:id="146" w:author="Sara McNeillis" w:date="2021-06-18T16:00:00Z">
            <w:rPr>
              <w:sz w:val="24"/>
              <w:szCs w:val="24"/>
              <w:lang w:val="en-US"/>
            </w:rPr>
          </w:rPrChange>
        </w:rPr>
        <w:t>You may be advised to tell your GP if the sleep APP report shows a significant sleep pattern problem.</w:t>
      </w:r>
      <w:r w:rsidR="687E630E" w:rsidRPr="000B644E">
        <w:rPr>
          <w:rFonts w:ascii="Univers" w:hAnsi="Univers"/>
          <w:lang w:val="en-US"/>
          <w:rPrChange w:id="147" w:author="Sara McNeillis" w:date="2021-06-18T16:00:00Z">
            <w:rPr>
              <w:sz w:val="24"/>
              <w:szCs w:val="24"/>
              <w:lang w:val="en-US"/>
            </w:rPr>
          </w:rPrChange>
        </w:rPr>
        <w:t xml:space="preserve"> The purpose of this is to help your son/daughter to improve their sleep patterns by referral on to a sleep specialist.</w:t>
      </w:r>
    </w:p>
    <w:p w14:paraId="0851FD5C" w14:textId="77777777" w:rsidR="00976722" w:rsidRPr="000B644E" w:rsidRDefault="00976722">
      <w:pPr>
        <w:rPr>
          <w:rFonts w:ascii="Univers" w:hAnsi="Univers"/>
          <w:b/>
          <w:lang w:val="en-US"/>
          <w:rPrChange w:id="148" w:author="Sara McNeillis" w:date="2021-06-18T16:00:00Z">
            <w:rPr>
              <w:b/>
              <w:sz w:val="24"/>
              <w:szCs w:val="24"/>
              <w:lang w:val="en-US"/>
            </w:rPr>
          </w:rPrChange>
        </w:rPr>
      </w:pPr>
      <w:r w:rsidRPr="000B644E">
        <w:rPr>
          <w:rFonts w:ascii="Univers" w:hAnsi="Univers"/>
          <w:b/>
          <w:lang w:val="en-US"/>
          <w:rPrChange w:id="149" w:author="Sara McNeillis" w:date="2021-06-18T16:00:00Z">
            <w:rPr>
              <w:b/>
              <w:sz w:val="24"/>
              <w:szCs w:val="24"/>
              <w:lang w:val="en-US"/>
            </w:rPr>
          </w:rPrChange>
        </w:rPr>
        <w:br w:type="page"/>
      </w:r>
    </w:p>
    <w:p w14:paraId="5581FFEF" w14:textId="7DCBA3A5" w:rsidR="006D127C" w:rsidRPr="000B644E" w:rsidRDefault="006D127C" w:rsidP="006D127C">
      <w:pPr>
        <w:rPr>
          <w:rFonts w:ascii="Univers" w:hAnsi="Univers"/>
          <w:b/>
          <w:lang w:val="en-US"/>
          <w:rPrChange w:id="150" w:author="Sara McNeillis" w:date="2021-06-18T16:00:00Z">
            <w:rPr>
              <w:b/>
              <w:sz w:val="24"/>
              <w:szCs w:val="24"/>
              <w:lang w:val="en-US"/>
            </w:rPr>
          </w:rPrChange>
        </w:rPr>
      </w:pPr>
      <w:r w:rsidRPr="000B644E">
        <w:rPr>
          <w:rFonts w:ascii="Univers" w:hAnsi="Univers"/>
          <w:b/>
          <w:lang w:val="en-US"/>
          <w:rPrChange w:id="151" w:author="Sara McNeillis" w:date="2021-06-18T16:00:00Z">
            <w:rPr>
              <w:b/>
              <w:sz w:val="24"/>
              <w:szCs w:val="24"/>
              <w:lang w:val="en-US"/>
            </w:rPr>
          </w:rPrChange>
        </w:rPr>
        <w:lastRenderedPageBreak/>
        <w:t>Purpose, Processing and Types of your Personal Data</w:t>
      </w:r>
    </w:p>
    <w:p w14:paraId="77444D23" w14:textId="52B27C82" w:rsidR="006D127C" w:rsidRPr="000B644E" w:rsidRDefault="006D127C" w:rsidP="006D127C">
      <w:pPr>
        <w:rPr>
          <w:rFonts w:ascii="Univers" w:hAnsi="Univers"/>
          <w:lang w:val="en-US"/>
          <w:rPrChange w:id="152" w:author="Sara McNeillis" w:date="2021-06-18T16:00:00Z">
            <w:rPr>
              <w:sz w:val="24"/>
              <w:szCs w:val="24"/>
              <w:lang w:val="en-US"/>
            </w:rPr>
          </w:rPrChange>
        </w:rPr>
      </w:pPr>
      <w:r w:rsidRPr="000B644E">
        <w:rPr>
          <w:rFonts w:ascii="Univers" w:hAnsi="Univers"/>
          <w:lang w:val="en-US"/>
          <w:rPrChange w:id="153" w:author="Sara McNeillis" w:date="2021-06-18T16:00:00Z">
            <w:rPr>
              <w:sz w:val="24"/>
              <w:szCs w:val="24"/>
              <w:lang w:val="en-US"/>
            </w:rPr>
          </w:rPrChange>
        </w:rPr>
        <w:t xml:space="preserve">The </w:t>
      </w:r>
      <w:proofErr w:type="gramStart"/>
      <w:r w:rsidRPr="000B644E">
        <w:rPr>
          <w:rFonts w:ascii="Univers" w:hAnsi="Univers"/>
          <w:lang w:val="en-US"/>
          <w:rPrChange w:id="154" w:author="Sara McNeillis" w:date="2021-06-18T16:00:00Z">
            <w:rPr>
              <w:sz w:val="24"/>
              <w:szCs w:val="24"/>
              <w:lang w:val="en-US"/>
            </w:rPr>
          </w:rPrChange>
        </w:rPr>
        <w:t>purposes</w:t>
      </w:r>
      <w:proofErr w:type="gramEnd"/>
      <w:r w:rsidRPr="000B644E">
        <w:rPr>
          <w:rFonts w:ascii="Univers" w:hAnsi="Univers"/>
          <w:lang w:val="en-US"/>
          <w:rPrChange w:id="155" w:author="Sara McNeillis" w:date="2021-06-18T16:00:00Z">
            <w:rPr>
              <w:sz w:val="24"/>
              <w:szCs w:val="24"/>
              <w:lang w:val="en-US"/>
            </w:rPr>
          </w:rPrChange>
        </w:rPr>
        <w:t xml:space="preserve"> of this processing is improve sleep by diagnosing sleeping irregularities and communicating these in a report. To this we process:</w:t>
      </w:r>
    </w:p>
    <w:p w14:paraId="12502557" w14:textId="1BB89E58" w:rsidR="006D127C" w:rsidRPr="000B644E" w:rsidRDefault="006D127C" w:rsidP="00E44502">
      <w:pPr>
        <w:pStyle w:val="ListParagraph"/>
        <w:numPr>
          <w:ilvl w:val="0"/>
          <w:numId w:val="3"/>
        </w:numPr>
        <w:rPr>
          <w:rFonts w:ascii="Univers" w:hAnsi="Univers"/>
          <w:lang w:val="en-US"/>
          <w:rPrChange w:id="156" w:author="Sara McNeillis" w:date="2021-06-18T16:00:00Z">
            <w:rPr>
              <w:sz w:val="24"/>
              <w:szCs w:val="24"/>
              <w:lang w:val="en-US"/>
            </w:rPr>
          </w:rPrChange>
        </w:rPr>
      </w:pPr>
      <w:r w:rsidRPr="000B644E">
        <w:rPr>
          <w:rFonts w:ascii="Univers" w:hAnsi="Univers"/>
          <w:lang w:val="en-US"/>
          <w:rPrChange w:id="157" w:author="Sara McNeillis" w:date="2021-06-18T16:00:00Z">
            <w:rPr>
              <w:sz w:val="24"/>
              <w:szCs w:val="24"/>
              <w:lang w:val="en-US"/>
            </w:rPr>
          </w:rPrChange>
        </w:rPr>
        <w:t>Name, mobile number and address details.</w:t>
      </w:r>
    </w:p>
    <w:p w14:paraId="3477A2CC" w14:textId="7BD17816" w:rsidR="006D127C" w:rsidRPr="000B644E" w:rsidRDefault="006D127C" w:rsidP="00E44502">
      <w:pPr>
        <w:pStyle w:val="ListParagraph"/>
        <w:numPr>
          <w:ilvl w:val="0"/>
          <w:numId w:val="3"/>
        </w:numPr>
        <w:rPr>
          <w:rFonts w:ascii="Univers" w:hAnsi="Univers"/>
          <w:lang w:val="en-US"/>
          <w:rPrChange w:id="158" w:author="Sara McNeillis" w:date="2021-06-18T16:00:00Z">
            <w:rPr>
              <w:sz w:val="24"/>
              <w:szCs w:val="24"/>
              <w:lang w:val="en-US"/>
            </w:rPr>
          </w:rPrChange>
        </w:rPr>
      </w:pPr>
      <w:r w:rsidRPr="000B644E">
        <w:rPr>
          <w:rFonts w:ascii="Univers" w:hAnsi="Univers"/>
          <w:lang w:val="en-US"/>
          <w:rPrChange w:id="159" w:author="Sara McNeillis" w:date="2021-06-18T16:00:00Z">
            <w:rPr>
              <w:sz w:val="24"/>
              <w:szCs w:val="24"/>
              <w:lang w:val="en-US"/>
            </w:rPr>
          </w:rPrChange>
        </w:rPr>
        <w:t>Personal healthcare data</w:t>
      </w:r>
    </w:p>
    <w:p w14:paraId="3A810A01" w14:textId="01C11089" w:rsidR="447B9078" w:rsidRPr="000B644E" w:rsidRDefault="006D127C" w:rsidP="00E44502">
      <w:pPr>
        <w:pStyle w:val="ListParagraph"/>
        <w:numPr>
          <w:ilvl w:val="0"/>
          <w:numId w:val="3"/>
        </w:numPr>
        <w:rPr>
          <w:rFonts w:ascii="Univers" w:hAnsi="Univers"/>
          <w:lang w:val="en-US"/>
          <w:rPrChange w:id="160" w:author="Sara McNeillis" w:date="2021-06-18T16:00:00Z">
            <w:rPr>
              <w:sz w:val="24"/>
              <w:szCs w:val="24"/>
              <w:lang w:val="en-US"/>
            </w:rPr>
          </w:rPrChange>
        </w:rPr>
      </w:pPr>
      <w:r w:rsidRPr="000B644E">
        <w:rPr>
          <w:rFonts w:ascii="Univers" w:hAnsi="Univers"/>
          <w:lang w:val="en-US"/>
          <w:rPrChange w:id="161" w:author="Sara McNeillis" w:date="2021-06-18T16:00:00Z">
            <w:rPr>
              <w:sz w:val="24"/>
              <w:szCs w:val="24"/>
              <w:lang w:val="en-US"/>
            </w:rPr>
          </w:rPrChange>
        </w:rPr>
        <w:t xml:space="preserve">Eating habits </w:t>
      </w:r>
    </w:p>
    <w:p w14:paraId="193BD6B7" w14:textId="588948BA" w:rsidR="006D127C" w:rsidRPr="000B644E" w:rsidRDefault="006D127C" w:rsidP="00E44502">
      <w:pPr>
        <w:pStyle w:val="ListParagraph"/>
        <w:numPr>
          <w:ilvl w:val="0"/>
          <w:numId w:val="3"/>
        </w:numPr>
        <w:rPr>
          <w:rFonts w:ascii="Univers" w:hAnsi="Univers"/>
          <w:lang w:val="en-US"/>
          <w:rPrChange w:id="162" w:author="Sara McNeillis" w:date="2021-06-18T16:00:00Z">
            <w:rPr>
              <w:sz w:val="24"/>
              <w:szCs w:val="24"/>
              <w:lang w:val="en-US"/>
            </w:rPr>
          </w:rPrChange>
        </w:rPr>
      </w:pPr>
      <w:r w:rsidRPr="000B644E">
        <w:rPr>
          <w:rFonts w:ascii="Univers" w:hAnsi="Univers"/>
          <w:lang w:val="en-US"/>
          <w:rPrChange w:id="163" w:author="Sara McNeillis" w:date="2021-06-18T16:00:00Z">
            <w:rPr>
              <w:sz w:val="24"/>
              <w:szCs w:val="24"/>
              <w:lang w:val="en-US"/>
            </w:rPr>
          </w:rPrChange>
        </w:rPr>
        <w:t xml:space="preserve">Other </w:t>
      </w:r>
      <w:r w:rsidR="00976722" w:rsidRPr="000B644E">
        <w:rPr>
          <w:rFonts w:ascii="Univers" w:hAnsi="Univers"/>
          <w:lang w:val="en-US"/>
          <w:rPrChange w:id="164" w:author="Sara McNeillis" w:date="2021-06-18T16:00:00Z">
            <w:rPr>
              <w:sz w:val="24"/>
              <w:szCs w:val="24"/>
              <w:lang w:val="en-US"/>
            </w:rPr>
          </w:rPrChange>
        </w:rPr>
        <w:t xml:space="preserve">personal </w:t>
      </w:r>
      <w:r w:rsidRPr="000B644E">
        <w:rPr>
          <w:rFonts w:ascii="Univers" w:hAnsi="Univers"/>
          <w:lang w:val="en-US"/>
          <w:rPrChange w:id="165" w:author="Sara McNeillis" w:date="2021-06-18T16:00:00Z">
            <w:rPr>
              <w:sz w:val="24"/>
              <w:szCs w:val="24"/>
              <w:lang w:val="en-US"/>
            </w:rPr>
          </w:rPrChange>
        </w:rPr>
        <w:t xml:space="preserve">Data, being a diary other personal data will be processed, </w:t>
      </w:r>
      <w:r w:rsidR="00976722" w:rsidRPr="000B644E">
        <w:rPr>
          <w:rFonts w:ascii="Univers" w:hAnsi="Univers"/>
          <w:lang w:val="en-US"/>
          <w:rPrChange w:id="166" w:author="Sara McNeillis" w:date="2021-06-18T16:00:00Z">
            <w:rPr>
              <w:sz w:val="24"/>
              <w:szCs w:val="24"/>
              <w:lang w:val="en-US"/>
            </w:rPr>
          </w:rPrChange>
        </w:rPr>
        <w:t xml:space="preserve">and </w:t>
      </w:r>
    </w:p>
    <w:p w14:paraId="3CF7D973" w14:textId="37FA9811" w:rsidR="006D127C" w:rsidRPr="000B644E" w:rsidRDefault="006D127C" w:rsidP="006D127C">
      <w:pPr>
        <w:rPr>
          <w:rFonts w:ascii="Univers" w:hAnsi="Univers"/>
          <w:b/>
          <w:rPrChange w:id="167" w:author="Sara McNeillis" w:date="2021-06-18T16:00:00Z">
            <w:rPr>
              <w:b/>
            </w:rPr>
          </w:rPrChange>
        </w:rPr>
      </w:pPr>
      <w:r w:rsidRPr="000B644E">
        <w:rPr>
          <w:rFonts w:ascii="Univers" w:hAnsi="Univers"/>
          <w:b/>
          <w:rPrChange w:id="168" w:author="Sara McNeillis" w:date="2021-06-18T16:00:00Z">
            <w:rPr>
              <w:b/>
            </w:rPr>
          </w:rPrChange>
        </w:rPr>
        <w:t>Your Childs Rights and Freedoms</w:t>
      </w:r>
    </w:p>
    <w:p w14:paraId="295E0AD8" w14:textId="245F566E" w:rsidR="006D127C" w:rsidRPr="000B644E" w:rsidRDefault="006D127C" w:rsidP="006D127C">
      <w:pPr>
        <w:rPr>
          <w:rFonts w:ascii="Univers" w:hAnsi="Univers"/>
          <w:rPrChange w:id="169" w:author="Sara McNeillis" w:date="2021-06-18T16:00:00Z">
            <w:rPr/>
          </w:rPrChange>
        </w:rPr>
      </w:pPr>
      <w:r w:rsidRPr="000B644E">
        <w:rPr>
          <w:rFonts w:ascii="Univers" w:hAnsi="Univers"/>
          <w:rPrChange w:id="170" w:author="Sara McNeillis" w:date="2021-06-18T16:00:00Z">
            <w:rPr/>
          </w:rPrChange>
        </w:rPr>
        <w:t xml:space="preserve">Under the UK GDPR your child has the following rights, if you wish to exercise </w:t>
      </w:r>
      <w:proofErr w:type="gramStart"/>
      <w:r w:rsidRPr="000B644E">
        <w:rPr>
          <w:rFonts w:ascii="Univers" w:hAnsi="Univers"/>
          <w:rPrChange w:id="171" w:author="Sara McNeillis" w:date="2021-06-18T16:00:00Z">
            <w:rPr/>
          </w:rPrChange>
        </w:rPr>
        <w:t>them</w:t>
      </w:r>
      <w:proofErr w:type="gramEnd"/>
      <w:r w:rsidRPr="000B644E">
        <w:rPr>
          <w:rFonts w:ascii="Univers" w:hAnsi="Univers"/>
          <w:rPrChange w:id="172" w:author="Sara McNeillis" w:date="2021-06-18T16:00:00Z">
            <w:rPr/>
          </w:rPrChange>
        </w:rPr>
        <w:t xml:space="preserve"> please contact the person running the clinical test. Due to the short timescales, the personal data will be erased within the year.</w:t>
      </w:r>
    </w:p>
    <w:p w14:paraId="0D3F0F32" w14:textId="77777777" w:rsidR="006D127C" w:rsidRPr="000B644E" w:rsidRDefault="006D127C" w:rsidP="006D127C">
      <w:pPr>
        <w:pStyle w:val="ListParagraph"/>
        <w:numPr>
          <w:ilvl w:val="0"/>
          <w:numId w:val="2"/>
        </w:numPr>
        <w:tabs>
          <w:tab w:val="left" w:pos="2280"/>
        </w:tabs>
        <w:spacing w:after="0" w:line="0" w:lineRule="atLeast"/>
        <w:rPr>
          <w:rFonts w:ascii="Univers" w:eastAsia="Times New Roman" w:hAnsi="Univers"/>
          <w:rPrChange w:id="173" w:author="Sara McNeillis" w:date="2021-06-18T16:00:00Z">
            <w:rPr>
              <w:rFonts w:ascii="Times New Roman" w:eastAsia="Times New Roman" w:hAnsi="Times New Roman"/>
            </w:rPr>
          </w:rPrChange>
        </w:rPr>
      </w:pPr>
      <w:r w:rsidRPr="000B644E">
        <w:rPr>
          <w:rFonts w:ascii="Univers" w:hAnsi="Univers"/>
          <w:rPrChange w:id="174" w:author="Sara McNeillis" w:date="2021-06-18T16:00:00Z">
            <w:rPr/>
          </w:rPrChange>
        </w:rPr>
        <w:t>t</w:t>
      </w:r>
      <w:r w:rsidRPr="000B644E">
        <w:rPr>
          <w:rFonts w:ascii="Univers" w:eastAsia="Times New Roman" w:hAnsi="Univers"/>
          <w:rPrChange w:id="175" w:author="Sara McNeillis" w:date="2021-06-18T16:00:00Z">
            <w:rPr>
              <w:rFonts w:ascii="Times New Roman" w:eastAsia="Times New Roman" w:hAnsi="Times New Roman"/>
            </w:rPr>
          </w:rPrChange>
        </w:rPr>
        <w:t xml:space="preserve">he right of access by the data </w:t>
      </w:r>
      <w:proofErr w:type="gramStart"/>
      <w:r w:rsidRPr="000B644E">
        <w:rPr>
          <w:rFonts w:ascii="Univers" w:eastAsia="Times New Roman" w:hAnsi="Univers"/>
          <w:rPrChange w:id="176" w:author="Sara McNeillis" w:date="2021-06-18T16:00:00Z">
            <w:rPr>
              <w:rFonts w:ascii="Times New Roman" w:eastAsia="Times New Roman" w:hAnsi="Times New Roman"/>
            </w:rPr>
          </w:rPrChange>
        </w:rPr>
        <w:t>subject;</w:t>
      </w:r>
      <w:proofErr w:type="gramEnd"/>
    </w:p>
    <w:p w14:paraId="4736AF81" w14:textId="77777777" w:rsidR="006D127C" w:rsidRPr="000B644E" w:rsidRDefault="006D127C" w:rsidP="006D127C">
      <w:pPr>
        <w:pStyle w:val="ListParagraph"/>
        <w:numPr>
          <w:ilvl w:val="0"/>
          <w:numId w:val="2"/>
        </w:numPr>
        <w:tabs>
          <w:tab w:val="left" w:pos="2280"/>
        </w:tabs>
        <w:spacing w:after="0" w:line="0" w:lineRule="atLeast"/>
        <w:rPr>
          <w:rFonts w:ascii="Univers" w:eastAsia="Times New Roman" w:hAnsi="Univers"/>
          <w:rPrChange w:id="177" w:author="Sara McNeillis" w:date="2021-06-18T16:00:00Z">
            <w:rPr>
              <w:rFonts w:ascii="Times New Roman" w:eastAsia="Times New Roman" w:hAnsi="Times New Roman"/>
            </w:rPr>
          </w:rPrChange>
        </w:rPr>
      </w:pPr>
      <w:r w:rsidRPr="000B644E">
        <w:rPr>
          <w:rFonts w:ascii="Univers" w:hAnsi="Univers"/>
          <w:rPrChange w:id="178" w:author="Sara McNeillis" w:date="2021-06-18T16:00:00Z">
            <w:rPr/>
          </w:rPrChange>
        </w:rPr>
        <w:t xml:space="preserve">the right to </w:t>
      </w:r>
      <w:proofErr w:type="gramStart"/>
      <w:r w:rsidRPr="000B644E">
        <w:rPr>
          <w:rFonts w:ascii="Univers" w:hAnsi="Univers"/>
          <w:rPrChange w:id="179" w:author="Sara McNeillis" w:date="2021-06-18T16:00:00Z">
            <w:rPr/>
          </w:rPrChange>
        </w:rPr>
        <w:t>rectification;</w:t>
      </w:r>
      <w:proofErr w:type="gramEnd"/>
    </w:p>
    <w:p w14:paraId="17F7C680" w14:textId="77777777" w:rsidR="006D127C" w:rsidRPr="000B644E" w:rsidRDefault="006D127C" w:rsidP="006D127C">
      <w:pPr>
        <w:pStyle w:val="ListParagraph"/>
        <w:numPr>
          <w:ilvl w:val="0"/>
          <w:numId w:val="2"/>
        </w:numPr>
        <w:spacing w:after="0" w:line="240" w:lineRule="auto"/>
        <w:rPr>
          <w:rFonts w:ascii="Univers" w:hAnsi="Univers"/>
          <w:rPrChange w:id="180" w:author="Sara McNeillis" w:date="2021-06-18T16:00:00Z">
            <w:rPr/>
          </w:rPrChange>
        </w:rPr>
      </w:pPr>
      <w:r w:rsidRPr="000B644E">
        <w:rPr>
          <w:rFonts w:ascii="Univers" w:hAnsi="Univers"/>
          <w:rPrChange w:id="181" w:author="Sara McNeillis" w:date="2021-06-18T16:00:00Z">
            <w:rPr/>
          </w:rPrChange>
        </w:rPr>
        <w:t>the right to erasure (‘the right to be forgotten’</w:t>
      </w:r>
      <w:proofErr w:type="gramStart"/>
      <w:r w:rsidRPr="000B644E">
        <w:rPr>
          <w:rFonts w:ascii="Univers" w:hAnsi="Univers"/>
          <w:rPrChange w:id="182" w:author="Sara McNeillis" w:date="2021-06-18T16:00:00Z">
            <w:rPr/>
          </w:rPrChange>
        </w:rPr>
        <w:t>);</w:t>
      </w:r>
      <w:proofErr w:type="gramEnd"/>
    </w:p>
    <w:p w14:paraId="1786DFCA" w14:textId="77777777" w:rsidR="006D127C" w:rsidRPr="000B644E" w:rsidRDefault="006D127C" w:rsidP="006D127C">
      <w:pPr>
        <w:pStyle w:val="ListParagraph"/>
        <w:numPr>
          <w:ilvl w:val="0"/>
          <w:numId w:val="2"/>
        </w:numPr>
        <w:spacing w:after="0" w:line="240" w:lineRule="auto"/>
        <w:rPr>
          <w:rFonts w:ascii="Univers" w:hAnsi="Univers"/>
          <w:rPrChange w:id="183" w:author="Sara McNeillis" w:date="2021-06-18T16:00:00Z">
            <w:rPr/>
          </w:rPrChange>
        </w:rPr>
      </w:pPr>
      <w:r w:rsidRPr="000B644E">
        <w:rPr>
          <w:rFonts w:ascii="Univers" w:hAnsi="Univers"/>
          <w:rPrChange w:id="184" w:author="Sara McNeillis" w:date="2021-06-18T16:00:00Z">
            <w:rPr/>
          </w:rPrChange>
        </w:rPr>
        <w:t xml:space="preserve">the right to restriction of </w:t>
      </w:r>
      <w:proofErr w:type="gramStart"/>
      <w:r w:rsidRPr="000B644E">
        <w:rPr>
          <w:rFonts w:ascii="Univers" w:hAnsi="Univers"/>
          <w:rPrChange w:id="185" w:author="Sara McNeillis" w:date="2021-06-18T16:00:00Z">
            <w:rPr/>
          </w:rPrChange>
        </w:rPr>
        <w:t>processing;</w:t>
      </w:r>
      <w:proofErr w:type="gramEnd"/>
    </w:p>
    <w:p w14:paraId="2C440035" w14:textId="77777777" w:rsidR="006D127C" w:rsidRPr="000B644E" w:rsidRDefault="006D127C" w:rsidP="006D127C">
      <w:pPr>
        <w:pStyle w:val="ListParagraph"/>
        <w:numPr>
          <w:ilvl w:val="0"/>
          <w:numId w:val="2"/>
        </w:numPr>
        <w:spacing w:after="0" w:line="240" w:lineRule="auto"/>
        <w:rPr>
          <w:rFonts w:ascii="Univers" w:hAnsi="Univers"/>
          <w:rPrChange w:id="186" w:author="Sara McNeillis" w:date="2021-06-18T16:00:00Z">
            <w:rPr/>
          </w:rPrChange>
        </w:rPr>
      </w:pPr>
      <w:r w:rsidRPr="000B644E">
        <w:rPr>
          <w:rFonts w:ascii="Univers" w:hAnsi="Univers"/>
          <w:rPrChange w:id="187" w:author="Sara McNeillis" w:date="2021-06-18T16:00:00Z">
            <w:rPr/>
          </w:rPrChange>
        </w:rPr>
        <w:t xml:space="preserve">the notification obligation regarding rectification or erasure of personal data or restriction of </w:t>
      </w:r>
      <w:proofErr w:type="gramStart"/>
      <w:r w:rsidRPr="000B644E">
        <w:rPr>
          <w:rFonts w:ascii="Univers" w:hAnsi="Univers"/>
          <w:rPrChange w:id="188" w:author="Sara McNeillis" w:date="2021-06-18T16:00:00Z">
            <w:rPr/>
          </w:rPrChange>
        </w:rPr>
        <w:t>processing;</w:t>
      </w:r>
      <w:proofErr w:type="gramEnd"/>
    </w:p>
    <w:p w14:paraId="47C8B118" w14:textId="77777777" w:rsidR="006D127C" w:rsidRPr="000B644E" w:rsidRDefault="006D127C" w:rsidP="006D127C">
      <w:pPr>
        <w:pStyle w:val="ListParagraph"/>
        <w:numPr>
          <w:ilvl w:val="0"/>
          <w:numId w:val="2"/>
        </w:numPr>
        <w:spacing w:after="0" w:line="240" w:lineRule="auto"/>
        <w:rPr>
          <w:rFonts w:ascii="Univers" w:hAnsi="Univers"/>
          <w:rPrChange w:id="189" w:author="Sara McNeillis" w:date="2021-06-18T16:00:00Z">
            <w:rPr/>
          </w:rPrChange>
        </w:rPr>
      </w:pPr>
      <w:r w:rsidRPr="000B644E">
        <w:rPr>
          <w:rFonts w:ascii="Univers" w:hAnsi="Univers"/>
          <w:rPrChange w:id="190" w:author="Sara McNeillis" w:date="2021-06-18T16:00:00Z">
            <w:rPr/>
          </w:rPrChange>
        </w:rPr>
        <w:t xml:space="preserve">the right to data </w:t>
      </w:r>
      <w:proofErr w:type="gramStart"/>
      <w:r w:rsidRPr="000B644E">
        <w:rPr>
          <w:rFonts w:ascii="Univers" w:hAnsi="Univers"/>
          <w:rPrChange w:id="191" w:author="Sara McNeillis" w:date="2021-06-18T16:00:00Z">
            <w:rPr/>
          </w:rPrChange>
        </w:rPr>
        <w:t>portability;</w:t>
      </w:r>
      <w:proofErr w:type="gramEnd"/>
    </w:p>
    <w:p w14:paraId="793EB643" w14:textId="77777777" w:rsidR="006D127C" w:rsidRPr="000B644E" w:rsidRDefault="006D127C" w:rsidP="006D127C">
      <w:pPr>
        <w:pStyle w:val="ListParagraph"/>
        <w:numPr>
          <w:ilvl w:val="0"/>
          <w:numId w:val="2"/>
        </w:numPr>
        <w:spacing w:after="0" w:line="240" w:lineRule="auto"/>
        <w:rPr>
          <w:rFonts w:ascii="Univers" w:hAnsi="Univers"/>
          <w:rPrChange w:id="192" w:author="Sara McNeillis" w:date="2021-06-18T16:00:00Z">
            <w:rPr/>
          </w:rPrChange>
        </w:rPr>
      </w:pPr>
      <w:r w:rsidRPr="000B644E">
        <w:rPr>
          <w:rFonts w:ascii="Univers" w:hAnsi="Univers"/>
          <w:rPrChange w:id="193" w:author="Sara McNeillis" w:date="2021-06-18T16:00:00Z">
            <w:rPr/>
          </w:rPrChange>
        </w:rPr>
        <w:t>the right to object to your personal data being processed.</w:t>
      </w:r>
    </w:p>
    <w:p w14:paraId="75E332A8" w14:textId="77777777" w:rsidR="006D127C" w:rsidRPr="000B644E" w:rsidRDefault="006D127C" w:rsidP="006D127C">
      <w:pPr>
        <w:rPr>
          <w:rFonts w:ascii="Univers" w:hAnsi="Univers"/>
          <w:rPrChange w:id="194" w:author="Sara McNeillis" w:date="2021-06-18T16:00:00Z">
            <w:rPr/>
          </w:rPrChange>
        </w:rPr>
      </w:pPr>
    </w:p>
    <w:p w14:paraId="281B3CDC" w14:textId="77777777" w:rsidR="006D127C" w:rsidRPr="000B644E" w:rsidRDefault="006D127C" w:rsidP="006D127C">
      <w:pPr>
        <w:rPr>
          <w:rFonts w:ascii="Univers" w:hAnsi="Univers"/>
          <w:rPrChange w:id="195" w:author="Sara McNeillis" w:date="2021-06-18T16:00:00Z">
            <w:rPr/>
          </w:rPrChange>
        </w:rPr>
      </w:pPr>
      <w:r w:rsidRPr="000B644E">
        <w:rPr>
          <w:rFonts w:ascii="Univers" w:hAnsi="Univers"/>
          <w:rPrChange w:id="196" w:author="Sara McNeillis" w:date="2021-06-18T16:00:00Z">
            <w:rPr/>
          </w:rPrChange>
        </w:rPr>
        <w:t xml:space="preserve">You can also complain to the UK Regulator, the ICO here </w:t>
      </w:r>
      <w:r w:rsidR="00445D54" w:rsidRPr="000B644E">
        <w:rPr>
          <w:rFonts w:ascii="Univers" w:hAnsi="Univers"/>
          <w:rPrChange w:id="197" w:author="Sara McNeillis" w:date="2021-06-18T16:00:00Z">
            <w:rPr/>
          </w:rPrChange>
        </w:rPr>
        <w:fldChar w:fldCharType="begin"/>
      </w:r>
      <w:r w:rsidR="00445D54" w:rsidRPr="000B644E">
        <w:rPr>
          <w:rFonts w:ascii="Univers" w:hAnsi="Univers"/>
          <w:rPrChange w:id="198" w:author="Sara McNeillis" w:date="2021-06-18T16:00:00Z">
            <w:rPr/>
          </w:rPrChange>
        </w:rPr>
        <w:instrText xml:space="preserve"> HYPERLINK "https://ico.org.uk/" </w:instrText>
      </w:r>
      <w:r w:rsidR="00445D54" w:rsidRPr="000B644E">
        <w:rPr>
          <w:rFonts w:ascii="Univers" w:hAnsi="Univers"/>
          <w:rPrChange w:id="199" w:author="Sara McNeillis" w:date="2021-06-18T16:00:00Z">
            <w:rPr/>
          </w:rPrChange>
        </w:rPr>
        <w:fldChar w:fldCharType="separate"/>
      </w:r>
      <w:r w:rsidRPr="000B644E">
        <w:rPr>
          <w:rStyle w:val="Hyperlink"/>
          <w:rFonts w:ascii="Univers" w:hAnsi="Univers"/>
          <w:rPrChange w:id="200" w:author="Sara McNeillis" w:date="2021-06-18T16:00:00Z">
            <w:rPr>
              <w:rStyle w:val="Hyperlink"/>
            </w:rPr>
          </w:rPrChange>
        </w:rPr>
        <w:t>https://ico.org.uk/</w:t>
      </w:r>
      <w:r w:rsidR="00445D54" w:rsidRPr="000B644E">
        <w:rPr>
          <w:rStyle w:val="Hyperlink"/>
          <w:rFonts w:ascii="Univers" w:hAnsi="Univers"/>
          <w:rPrChange w:id="201" w:author="Sara McNeillis" w:date="2021-06-18T16:00:00Z">
            <w:rPr>
              <w:rStyle w:val="Hyperlink"/>
            </w:rPr>
          </w:rPrChange>
        </w:rPr>
        <w:fldChar w:fldCharType="end"/>
      </w:r>
      <w:r w:rsidRPr="000B644E">
        <w:rPr>
          <w:rFonts w:ascii="Univers" w:hAnsi="Univers"/>
          <w:rPrChange w:id="202" w:author="Sara McNeillis" w:date="2021-06-18T16:00:00Z">
            <w:rPr/>
          </w:rPrChange>
        </w:rPr>
        <w:t>.</w:t>
      </w:r>
    </w:p>
    <w:p w14:paraId="66A3F6A3" w14:textId="250C9AEC" w:rsidR="006D127C" w:rsidRPr="000B644E" w:rsidRDefault="008D47AB" w:rsidP="447B9078">
      <w:pPr>
        <w:rPr>
          <w:rFonts w:ascii="Univers" w:hAnsi="Univers"/>
          <w:b/>
          <w:lang w:val="en-US"/>
          <w:rPrChange w:id="203" w:author="Sara McNeillis" w:date="2021-06-18T16:00:00Z">
            <w:rPr>
              <w:b/>
              <w:sz w:val="24"/>
              <w:szCs w:val="24"/>
              <w:lang w:val="en-US"/>
            </w:rPr>
          </w:rPrChange>
        </w:rPr>
      </w:pPr>
      <w:r w:rsidRPr="000B644E">
        <w:rPr>
          <w:rFonts w:ascii="Univers" w:hAnsi="Univers"/>
          <w:b/>
          <w:lang w:val="en-US"/>
          <w:rPrChange w:id="204" w:author="Sara McNeillis" w:date="2021-06-18T16:00:00Z">
            <w:rPr>
              <w:b/>
              <w:sz w:val="24"/>
              <w:szCs w:val="24"/>
              <w:lang w:val="en-US"/>
            </w:rPr>
          </w:rPrChange>
        </w:rPr>
        <w:t>Lawful basis for processing</w:t>
      </w:r>
    </w:p>
    <w:p w14:paraId="6FA00D2C" w14:textId="70DF24E8" w:rsidR="008D47AB" w:rsidRPr="000B644E" w:rsidRDefault="008D47AB" w:rsidP="447B9078">
      <w:pPr>
        <w:rPr>
          <w:rFonts w:ascii="Univers" w:hAnsi="Univers"/>
          <w:lang w:val="en-US"/>
          <w:rPrChange w:id="205" w:author="Sara McNeillis" w:date="2021-06-18T16:00:00Z">
            <w:rPr>
              <w:sz w:val="24"/>
              <w:szCs w:val="24"/>
              <w:lang w:val="en-US"/>
            </w:rPr>
          </w:rPrChange>
        </w:rPr>
      </w:pPr>
      <w:r w:rsidRPr="000B644E">
        <w:rPr>
          <w:rFonts w:ascii="Univers" w:hAnsi="Univers"/>
          <w:lang w:val="en-US"/>
          <w:rPrChange w:id="206" w:author="Sara McNeillis" w:date="2021-06-18T16:00:00Z">
            <w:rPr>
              <w:sz w:val="24"/>
              <w:szCs w:val="24"/>
              <w:lang w:val="en-US"/>
            </w:rPr>
          </w:rPrChange>
        </w:rPr>
        <w:t>Since this special personal data, healthcare of a child being processed we request the explicit consent of 1) the parent or guardian and 2) the participant</w:t>
      </w:r>
    </w:p>
    <w:p w14:paraId="3B97C72D" w14:textId="09E10E7A" w:rsidR="008D47AB" w:rsidRPr="000B644E" w:rsidRDefault="008D47AB" w:rsidP="447B9078">
      <w:pPr>
        <w:rPr>
          <w:rFonts w:ascii="Univers" w:hAnsi="Univers"/>
          <w:lang w:val="en-US"/>
          <w:rPrChange w:id="207" w:author="Sara McNeillis" w:date="2021-06-18T16:00:00Z">
            <w:rPr>
              <w:sz w:val="24"/>
              <w:szCs w:val="24"/>
              <w:lang w:val="en-US"/>
            </w:rPr>
          </w:rPrChange>
        </w:rPr>
      </w:pPr>
      <w:r w:rsidRPr="000B644E">
        <w:rPr>
          <w:rFonts w:ascii="Univers" w:hAnsi="Univers"/>
          <w:lang w:val="en-US"/>
          <w:rPrChange w:id="208" w:author="Sara McNeillis" w:date="2021-06-18T16:00:00Z">
            <w:rPr>
              <w:sz w:val="24"/>
              <w:szCs w:val="24"/>
              <w:lang w:val="en-US"/>
            </w:rPr>
          </w:rPrChange>
        </w:rPr>
        <w:t>I understand the lawful basis for processing the personal data is explicit consent:</w:t>
      </w:r>
    </w:p>
    <w:p w14:paraId="4E7FF67D" w14:textId="12A5F8A3" w:rsidR="008D47AB" w:rsidRPr="000B644E" w:rsidRDefault="008D47AB" w:rsidP="447B9078">
      <w:pPr>
        <w:rPr>
          <w:rFonts w:ascii="Univers" w:hAnsi="Univers"/>
          <w:lang w:val="en-US"/>
          <w:rPrChange w:id="209" w:author="Sara McNeillis" w:date="2021-06-18T16:00:00Z">
            <w:rPr>
              <w:sz w:val="24"/>
              <w:szCs w:val="24"/>
              <w:lang w:val="en-US"/>
            </w:rPr>
          </w:rPrChange>
        </w:rPr>
      </w:pPr>
      <w:r w:rsidRPr="000B644E">
        <w:rPr>
          <w:rFonts w:ascii="Univers" w:hAnsi="Univers"/>
          <w:lang w:val="en-US"/>
          <w:rPrChange w:id="210" w:author="Sara McNeillis" w:date="2021-06-18T16:00:00Z">
            <w:rPr>
              <w:sz w:val="24"/>
              <w:szCs w:val="24"/>
              <w:lang w:val="en-US"/>
            </w:rPr>
          </w:rPrChange>
        </w:rPr>
        <w:t>Please tick: ___</w:t>
      </w:r>
      <w:proofErr w:type="gramStart"/>
      <w:r w:rsidRPr="000B644E">
        <w:rPr>
          <w:rFonts w:ascii="Univers" w:hAnsi="Univers"/>
          <w:lang w:val="en-US"/>
          <w:rPrChange w:id="211" w:author="Sara McNeillis" w:date="2021-06-18T16:00:00Z">
            <w:rPr>
              <w:sz w:val="24"/>
              <w:szCs w:val="24"/>
              <w:lang w:val="en-US"/>
            </w:rPr>
          </w:rPrChange>
        </w:rPr>
        <w:t>_  Signed</w:t>
      </w:r>
      <w:proofErr w:type="gramEnd"/>
      <w:r w:rsidRPr="000B644E">
        <w:rPr>
          <w:rFonts w:ascii="Univers" w:hAnsi="Univers"/>
          <w:lang w:val="en-US"/>
          <w:rPrChange w:id="212" w:author="Sara McNeillis" w:date="2021-06-18T16:00:00Z">
            <w:rPr>
              <w:sz w:val="24"/>
              <w:szCs w:val="24"/>
              <w:lang w:val="en-US"/>
            </w:rPr>
          </w:rPrChange>
        </w:rPr>
        <w:t xml:space="preserve"> by the Participant:            ______________________  Date:  ______ </w:t>
      </w:r>
    </w:p>
    <w:p w14:paraId="713B455E" w14:textId="65B63379" w:rsidR="008D47AB" w:rsidRPr="000B644E" w:rsidRDefault="008D47AB" w:rsidP="447B9078">
      <w:pPr>
        <w:rPr>
          <w:rFonts w:ascii="Univers" w:hAnsi="Univers"/>
          <w:lang w:val="en-US"/>
          <w:rPrChange w:id="213" w:author="Sara McNeillis" w:date="2021-06-18T16:00:00Z">
            <w:rPr>
              <w:sz w:val="24"/>
              <w:szCs w:val="24"/>
              <w:lang w:val="en-US"/>
            </w:rPr>
          </w:rPrChange>
        </w:rPr>
      </w:pPr>
      <w:r w:rsidRPr="000B644E">
        <w:rPr>
          <w:rFonts w:ascii="Univers" w:hAnsi="Univers"/>
          <w:lang w:val="en-US"/>
          <w:rPrChange w:id="214" w:author="Sara McNeillis" w:date="2021-06-18T16:00:00Z">
            <w:rPr>
              <w:sz w:val="24"/>
              <w:szCs w:val="24"/>
              <w:lang w:val="en-US"/>
            </w:rPr>
          </w:rPrChange>
        </w:rPr>
        <w:t>Please tick: ___</w:t>
      </w:r>
      <w:proofErr w:type="gramStart"/>
      <w:r w:rsidRPr="000B644E">
        <w:rPr>
          <w:rFonts w:ascii="Univers" w:hAnsi="Univers"/>
          <w:lang w:val="en-US"/>
          <w:rPrChange w:id="215" w:author="Sara McNeillis" w:date="2021-06-18T16:00:00Z">
            <w:rPr>
              <w:sz w:val="24"/>
              <w:szCs w:val="24"/>
              <w:lang w:val="en-US"/>
            </w:rPr>
          </w:rPrChange>
        </w:rPr>
        <w:t>_  Signed</w:t>
      </w:r>
      <w:proofErr w:type="gramEnd"/>
      <w:r w:rsidRPr="000B644E">
        <w:rPr>
          <w:rFonts w:ascii="Univers" w:hAnsi="Univers"/>
          <w:lang w:val="en-US"/>
          <w:rPrChange w:id="216" w:author="Sara McNeillis" w:date="2021-06-18T16:00:00Z">
            <w:rPr>
              <w:sz w:val="24"/>
              <w:szCs w:val="24"/>
              <w:lang w:val="en-US"/>
            </w:rPr>
          </w:rPrChange>
        </w:rPr>
        <w:t xml:space="preserve"> by the Parent/ Guardian:  ______________________ Date:  ______</w:t>
      </w:r>
    </w:p>
    <w:p w14:paraId="19E19D19" w14:textId="77777777" w:rsidR="00976722" w:rsidRPr="000B644E" w:rsidRDefault="00976722" w:rsidP="447B9078">
      <w:pPr>
        <w:rPr>
          <w:rFonts w:ascii="Univers" w:hAnsi="Univers"/>
          <w:lang w:val="en-US"/>
          <w:rPrChange w:id="217" w:author="Sara McNeillis" w:date="2021-06-18T16:00:00Z">
            <w:rPr>
              <w:sz w:val="24"/>
              <w:szCs w:val="24"/>
              <w:lang w:val="en-US"/>
            </w:rPr>
          </w:rPrChange>
        </w:rPr>
      </w:pPr>
    </w:p>
    <w:p w14:paraId="48C0DC98" w14:textId="4571999A" w:rsidR="008D47AB" w:rsidRPr="000B644E" w:rsidRDefault="00976722" w:rsidP="447B9078">
      <w:pPr>
        <w:rPr>
          <w:rFonts w:ascii="Univers" w:hAnsi="Univers"/>
          <w:lang w:val="en-US"/>
          <w:rPrChange w:id="218" w:author="Sara McNeillis" w:date="2021-06-18T16:00:00Z">
            <w:rPr>
              <w:sz w:val="24"/>
              <w:szCs w:val="24"/>
              <w:lang w:val="en-US"/>
            </w:rPr>
          </w:rPrChange>
        </w:rPr>
      </w:pPr>
      <w:r w:rsidRPr="000B644E">
        <w:rPr>
          <w:rFonts w:ascii="Univers" w:hAnsi="Univers"/>
          <w:lang w:val="en-US"/>
          <w:rPrChange w:id="219" w:author="Sara McNeillis" w:date="2021-06-18T16:00:00Z">
            <w:rPr>
              <w:sz w:val="24"/>
              <w:szCs w:val="24"/>
              <w:lang w:val="en-US"/>
            </w:rPr>
          </w:rPrChange>
        </w:rPr>
        <w:t>I give permission for a member of the teaching staff to access the data during the trial period.</w:t>
      </w:r>
    </w:p>
    <w:p w14:paraId="3B96DF9B" w14:textId="77777777" w:rsidR="00976722" w:rsidRPr="000B644E" w:rsidRDefault="00976722" w:rsidP="00976722">
      <w:pPr>
        <w:rPr>
          <w:rFonts w:ascii="Univers" w:hAnsi="Univers"/>
          <w:lang w:val="en-US"/>
          <w:rPrChange w:id="220" w:author="Sara McNeillis" w:date="2021-06-18T16:00:00Z">
            <w:rPr>
              <w:sz w:val="24"/>
              <w:szCs w:val="24"/>
              <w:lang w:val="en-US"/>
            </w:rPr>
          </w:rPrChange>
        </w:rPr>
      </w:pPr>
      <w:r w:rsidRPr="000B644E">
        <w:rPr>
          <w:rFonts w:ascii="Univers" w:hAnsi="Univers"/>
          <w:lang w:val="en-US"/>
          <w:rPrChange w:id="221" w:author="Sara McNeillis" w:date="2021-06-18T16:00:00Z">
            <w:rPr>
              <w:sz w:val="24"/>
              <w:szCs w:val="24"/>
              <w:lang w:val="en-US"/>
            </w:rPr>
          </w:rPrChange>
        </w:rPr>
        <w:t>Please tick: ___</w:t>
      </w:r>
      <w:proofErr w:type="gramStart"/>
      <w:r w:rsidRPr="000B644E">
        <w:rPr>
          <w:rFonts w:ascii="Univers" w:hAnsi="Univers"/>
          <w:lang w:val="en-US"/>
          <w:rPrChange w:id="222" w:author="Sara McNeillis" w:date="2021-06-18T16:00:00Z">
            <w:rPr>
              <w:sz w:val="24"/>
              <w:szCs w:val="24"/>
              <w:lang w:val="en-US"/>
            </w:rPr>
          </w:rPrChange>
        </w:rPr>
        <w:t>_  Signed</w:t>
      </w:r>
      <w:proofErr w:type="gramEnd"/>
      <w:r w:rsidRPr="000B644E">
        <w:rPr>
          <w:rFonts w:ascii="Univers" w:hAnsi="Univers"/>
          <w:lang w:val="en-US"/>
          <w:rPrChange w:id="223" w:author="Sara McNeillis" w:date="2021-06-18T16:00:00Z">
            <w:rPr>
              <w:sz w:val="24"/>
              <w:szCs w:val="24"/>
              <w:lang w:val="en-US"/>
            </w:rPr>
          </w:rPrChange>
        </w:rPr>
        <w:t xml:space="preserve"> by the Participant:            ______________________  Date:  ______ </w:t>
      </w:r>
    </w:p>
    <w:p w14:paraId="5E3E09FC" w14:textId="77777777" w:rsidR="00976722" w:rsidRPr="000B644E" w:rsidRDefault="00976722" w:rsidP="00976722">
      <w:pPr>
        <w:rPr>
          <w:rFonts w:ascii="Univers" w:hAnsi="Univers"/>
          <w:lang w:val="en-US"/>
          <w:rPrChange w:id="224" w:author="Sara McNeillis" w:date="2021-06-18T16:00:00Z">
            <w:rPr>
              <w:sz w:val="24"/>
              <w:szCs w:val="24"/>
              <w:lang w:val="en-US"/>
            </w:rPr>
          </w:rPrChange>
        </w:rPr>
      </w:pPr>
      <w:r w:rsidRPr="000B644E">
        <w:rPr>
          <w:rFonts w:ascii="Univers" w:hAnsi="Univers"/>
          <w:lang w:val="en-US"/>
          <w:rPrChange w:id="225" w:author="Sara McNeillis" w:date="2021-06-18T16:00:00Z">
            <w:rPr>
              <w:sz w:val="24"/>
              <w:szCs w:val="24"/>
              <w:lang w:val="en-US"/>
            </w:rPr>
          </w:rPrChange>
        </w:rPr>
        <w:t>Please tick: ___</w:t>
      </w:r>
      <w:proofErr w:type="gramStart"/>
      <w:r w:rsidRPr="000B644E">
        <w:rPr>
          <w:rFonts w:ascii="Univers" w:hAnsi="Univers"/>
          <w:lang w:val="en-US"/>
          <w:rPrChange w:id="226" w:author="Sara McNeillis" w:date="2021-06-18T16:00:00Z">
            <w:rPr>
              <w:sz w:val="24"/>
              <w:szCs w:val="24"/>
              <w:lang w:val="en-US"/>
            </w:rPr>
          </w:rPrChange>
        </w:rPr>
        <w:t>_  Signed</w:t>
      </w:r>
      <w:proofErr w:type="gramEnd"/>
      <w:r w:rsidRPr="000B644E">
        <w:rPr>
          <w:rFonts w:ascii="Univers" w:hAnsi="Univers"/>
          <w:lang w:val="en-US"/>
          <w:rPrChange w:id="227" w:author="Sara McNeillis" w:date="2021-06-18T16:00:00Z">
            <w:rPr>
              <w:sz w:val="24"/>
              <w:szCs w:val="24"/>
              <w:lang w:val="en-US"/>
            </w:rPr>
          </w:rPrChange>
        </w:rPr>
        <w:t xml:space="preserve"> by the Parent/ Guardian:  ______________________ Date:  ______</w:t>
      </w:r>
    </w:p>
    <w:p w14:paraId="6AC10882" w14:textId="77777777" w:rsidR="00976722" w:rsidRPr="000B644E" w:rsidRDefault="00976722" w:rsidP="447B9078">
      <w:pPr>
        <w:rPr>
          <w:rFonts w:ascii="Univers" w:hAnsi="Univers"/>
          <w:lang w:val="en-US"/>
          <w:rPrChange w:id="228" w:author="Sara McNeillis" w:date="2021-06-18T16:00:00Z">
            <w:rPr>
              <w:sz w:val="24"/>
              <w:szCs w:val="24"/>
              <w:lang w:val="en-US"/>
            </w:rPr>
          </w:rPrChange>
        </w:rPr>
      </w:pPr>
    </w:p>
    <w:p w14:paraId="0A705D37" w14:textId="77777777" w:rsidR="00976722" w:rsidRPr="000B644E" w:rsidRDefault="00976722" w:rsidP="447B9078">
      <w:pPr>
        <w:rPr>
          <w:rFonts w:ascii="Univers" w:hAnsi="Univers"/>
          <w:lang w:val="en-US"/>
          <w:rPrChange w:id="229" w:author="Sara McNeillis" w:date="2021-06-18T16:00:00Z">
            <w:rPr>
              <w:sz w:val="24"/>
              <w:szCs w:val="24"/>
              <w:lang w:val="en-US"/>
            </w:rPr>
          </w:rPrChange>
        </w:rPr>
      </w:pPr>
    </w:p>
    <w:p w14:paraId="321E852F" w14:textId="4FBD9B62" w:rsidR="00976722" w:rsidRPr="000B644E" w:rsidDel="000B644E" w:rsidRDefault="00976722" w:rsidP="447B9078">
      <w:pPr>
        <w:rPr>
          <w:del w:id="230" w:author="Sara McNeillis" w:date="2021-06-18T16:00:00Z"/>
          <w:rFonts w:ascii="Univers" w:hAnsi="Univers"/>
          <w:lang w:val="en-US"/>
          <w:rPrChange w:id="231" w:author="Sara McNeillis" w:date="2021-06-18T16:00:00Z">
            <w:rPr>
              <w:del w:id="232" w:author="Sara McNeillis" w:date="2021-06-18T16:00:00Z"/>
              <w:sz w:val="24"/>
              <w:szCs w:val="24"/>
              <w:lang w:val="en-US"/>
            </w:rPr>
          </w:rPrChange>
        </w:rPr>
      </w:pPr>
      <w:r w:rsidRPr="000B644E">
        <w:rPr>
          <w:rFonts w:ascii="Univers" w:hAnsi="Univers"/>
          <w:lang w:val="en-US"/>
          <w:rPrChange w:id="233" w:author="Sara McNeillis" w:date="2021-06-18T16:00:00Z">
            <w:rPr>
              <w:sz w:val="24"/>
              <w:szCs w:val="24"/>
              <w:lang w:val="en-US"/>
            </w:rPr>
          </w:rPrChange>
        </w:rPr>
        <w:t xml:space="preserve">Many thanks for your </w:t>
      </w:r>
      <w:r w:rsidR="00B01A08" w:rsidRPr="000B644E">
        <w:rPr>
          <w:rFonts w:ascii="Univers" w:hAnsi="Univers"/>
          <w:lang w:val="en-US"/>
          <w:rPrChange w:id="234" w:author="Sara McNeillis" w:date="2021-06-18T16:00:00Z">
            <w:rPr>
              <w:sz w:val="24"/>
              <w:szCs w:val="24"/>
              <w:lang w:val="en-US"/>
            </w:rPr>
          </w:rPrChange>
        </w:rPr>
        <w:t>participation</w:t>
      </w:r>
    </w:p>
    <w:p w14:paraId="3CD297D2" w14:textId="71A9C27A" w:rsidR="000B644E" w:rsidRPr="000B644E" w:rsidRDefault="000B644E" w:rsidP="000B644E">
      <w:pPr>
        <w:rPr>
          <w:sz w:val="24"/>
          <w:szCs w:val="24"/>
          <w:lang w:val="en-US"/>
          <w:rPrChange w:id="235" w:author="Sara McNeillis" w:date="2021-06-18T16:00:00Z">
            <w:rPr>
              <w:b/>
              <w:sz w:val="24"/>
              <w:szCs w:val="24"/>
              <w:lang w:val="en-US"/>
            </w:rPr>
          </w:rPrChange>
        </w:rPr>
        <w:pPrChange w:id="236" w:author="Sara McNeillis" w:date="2021-06-18T16:00:00Z">
          <w:pPr/>
        </w:pPrChange>
      </w:pPr>
    </w:p>
    <w:sectPr w:rsidR="000B644E" w:rsidRPr="000B6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23309"/>
    <w:multiLevelType w:val="hybridMultilevel"/>
    <w:tmpl w:val="4218F2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7E0F6C"/>
    <w:multiLevelType w:val="hybridMultilevel"/>
    <w:tmpl w:val="9F88C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696C4C"/>
    <w:multiLevelType w:val="hybridMultilevel"/>
    <w:tmpl w:val="D75678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 McNeillis">
    <w15:presenceInfo w15:providerId="Windows Live" w15:userId="c627da37bfa6e2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DEC"/>
    <w:rsid w:val="000719AE"/>
    <w:rsid w:val="00097EF4"/>
    <w:rsid w:val="000B644E"/>
    <w:rsid w:val="00155A8D"/>
    <w:rsid w:val="001A7960"/>
    <w:rsid w:val="00200B6B"/>
    <w:rsid w:val="002C67CC"/>
    <w:rsid w:val="002D3E61"/>
    <w:rsid w:val="002E1AE5"/>
    <w:rsid w:val="002F05A0"/>
    <w:rsid w:val="00352A90"/>
    <w:rsid w:val="003B2E69"/>
    <w:rsid w:val="00445D54"/>
    <w:rsid w:val="004776AD"/>
    <w:rsid w:val="0052668E"/>
    <w:rsid w:val="005336D4"/>
    <w:rsid w:val="006849C6"/>
    <w:rsid w:val="006D127C"/>
    <w:rsid w:val="00714243"/>
    <w:rsid w:val="00742D99"/>
    <w:rsid w:val="00761999"/>
    <w:rsid w:val="00763FF7"/>
    <w:rsid w:val="00897A44"/>
    <w:rsid w:val="008B7C7E"/>
    <w:rsid w:val="008D47AB"/>
    <w:rsid w:val="0091373E"/>
    <w:rsid w:val="00941DEC"/>
    <w:rsid w:val="0096320E"/>
    <w:rsid w:val="00976722"/>
    <w:rsid w:val="009C03D9"/>
    <w:rsid w:val="00A311CF"/>
    <w:rsid w:val="00A96697"/>
    <w:rsid w:val="00AA685E"/>
    <w:rsid w:val="00AE1CA8"/>
    <w:rsid w:val="00AF5782"/>
    <w:rsid w:val="00B01A08"/>
    <w:rsid w:val="00B76081"/>
    <w:rsid w:val="00BE3139"/>
    <w:rsid w:val="00BE6F38"/>
    <w:rsid w:val="00BF0942"/>
    <w:rsid w:val="00BF7F80"/>
    <w:rsid w:val="00C00D39"/>
    <w:rsid w:val="00C20B38"/>
    <w:rsid w:val="00C26DDB"/>
    <w:rsid w:val="00CB01BA"/>
    <w:rsid w:val="00CC7239"/>
    <w:rsid w:val="00D84C2F"/>
    <w:rsid w:val="00E00829"/>
    <w:rsid w:val="00E20FF4"/>
    <w:rsid w:val="00E443CC"/>
    <w:rsid w:val="00E44502"/>
    <w:rsid w:val="00EA0BC7"/>
    <w:rsid w:val="00FF5E25"/>
    <w:rsid w:val="062D618B"/>
    <w:rsid w:val="0DB07ECB"/>
    <w:rsid w:val="13569CFE"/>
    <w:rsid w:val="1426A648"/>
    <w:rsid w:val="1A55C0AD"/>
    <w:rsid w:val="2BB8992E"/>
    <w:rsid w:val="2D05AC82"/>
    <w:rsid w:val="35B684A4"/>
    <w:rsid w:val="3D66F652"/>
    <w:rsid w:val="447B9078"/>
    <w:rsid w:val="4985D75E"/>
    <w:rsid w:val="49DEE3C6"/>
    <w:rsid w:val="5BDB4FE0"/>
    <w:rsid w:val="5BDB905C"/>
    <w:rsid w:val="60CAB956"/>
    <w:rsid w:val="687E630E"/>
    <w:rsid w:val="749495BC"/>
    <w:rsid w:val="7D7254B1"/>
    <w:rsid w:val="7E224FA5"/>
    <w:rsid w:val="7E3DDE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5231"/>
  <w15:chartTrackingRefBased/>
  <w15:docId w15:val="{607644DE-5334-4373-B9A8-AAEFC5894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27C"/>
    <w:pPr>
      <w:ind w:left="720"/>
      <w:contextualSpacing/>
    </w:pPr>
  </w:style>
  <w:style w:type="character" w:styleId="Hyperlink">
    <w:name w:val="Hyperlink"/>
    <w:basedOn w:val="DefaultParagraphFont"/>
    <w:uiPriority w:val="99"/>
    <w:unhideWhenUsed/>
    <w:rsid w:val="006D12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07596F1C6E7C499F17F4A800E027B9" ma:contentTypeVersion="12" ma:contentTypeDescription="Create a new document." ma:contentTypeScope="" ma:versionID="926c8f78930eae2f3239a965211e39f0">
  <xsd:schema xmlns:xsd="http://www.w3.org/2001/XMLSchema" xmlns:xs="http://www.w3.org/2001/XMLSchema" xmlns:p="http://schemas.microsoft.com/office/2006/metadata/properties" xmlns:ns2="1e7783c3-8739-451a-84b1-c25619773434" xmlns:ns3="221a40ea-9212-4e13-b1c5-64199e490474" targetNamespace="http://schemas.microsoft.com/office/2006/metadata/properties" ma:root="true" ma:fieldsID="c09c831352b27652dff661b6a4f06727" ns2:_="" ns3:_="">
    <xsd:import namespace="1e7783c3-8739-451a-84b1-c25619773434"/>
    <xsd:import namespace="221a40ea-9212-4e13-b1c5-64199e49047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783c3-8739-451a-84b1-c256197734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1a40ea-9212-4e13-b1c5-64199e49047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221a40ea-9212-4e13-b1c5-64199e490474">
      <UserInfo>
        <DisplayName>Martin Hickley</DisplayName>
        <AccountId>25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4C099-948E-4FF2-97D5-578DAF874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7783c3-8739-451a-84b1-c25619773434"/>
    <ds:schemaRef ds:uri="221a40ea-9212-4e13-b1c5-64199e4904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8F97E0-8F3F-4CC5-AC30-6F58229AB460}">
  <ds:schemaRefs>
    <ds:schemaRef ds:uri="http://schemas.microsoft.com/office/2006/metadata/properties"/>
    <ds:schemaRef ds:uri="http://schemas.microsoft.com/office/infopath/2007/PartnerControls"/>
    <ds:schemaRef ds:uri="221a40ea-9212-4e13-b1c5-64199e490474"/>
  </ds:schemaRefs>
</ds:datastoreItem>
</file>

<file path=customXml/itemProps3.xml><?xml version="1.0" encoding="utf-8"?>
<ds:datastoreItem xmlns:ds="http://schemas.openxmlformats.org/officeDocument/2006/customXml" ds:itemID="{1D0E4D15-7236-468C-9EB3-3E744405DCBF}">
  <ds:schemaRefs>
    <ds:schemaRef ds:uri="http://schemas.microsoft.com/sharepoint/v3/contenttype/forms"/>
  </ds:schemaRefs>
</ds:datastoreItem>
</file>

<file path=customXml/itemProps4.xml><?xml version="1.0" encoding="utf-8"?>
<ds:datastoreItem xmlns:ds="http://schemas.openxmlformats.org/officeDocument/2006/customXml" ds:itemID="{204C79D0-B29A-4BB4-9A2D-D0C49C17E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933</Words>
  <Characters>5320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McNeillis</dc:creator>
  <cp:keywords/>
  <dc:description/>
  <cp:lastModifiedBy>Sara McNeillis</cp:lastModifiedBy>
  <cp:revision>4</cp:revision>
  <dcterms:created xsi:type="dcterms:W3CDTF">2021-06-18T14:45:00Z</dcterms:created>
  <dcterms:modified xsi:type="dcterms:W3CDTF">2021-06-18T15:01:00Z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0x010100C907596F1C6E7C499F17F4A800E027B9</vt:lpwstr>
  </property>
</Properties>
</file>